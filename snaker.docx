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5096" w14:textId="64E8EFFB" w:rsidR="00826761" w:rsidRPr="00826761" w:rsidRDefault="00826761" w:rsidP="00826761">
      <w:pPr>
        <w:rPr>
          <w:b/>
          <w:bCs/>
          <w:sz w:val="48"/>
          <w:szCs w:val="48"/>
        </w:rPr>
      </w:pPr>
      <w:r w:rsidRPr="00826761">
        <w:rPr>
          <w:b/>
          <w:bCs/>
          <w:sz w:val="48"/>
          <w:szCs w:val="48"/>
        </w:rPr>
        <w:t>《贪吃蛇游戏》软件分析与设计说明书</w:t>
      </w:r>
    </w:p>
    <w:p w14:paraId="6335618F" w14:textId="77777777" w:rsidR="00826761" w:rsidRPr="00826761" w:rsidRDefault="00826761" w:rsidP="00826761">
      <w:r w:rsidRPr="00826761">
        <w:pict w14:anchorId="498817B1">
          <v:rect id="_x0000_i1185" style="width:0;height:1.5pt" o:hralign="center" o:hrstd="t" o:hr="t" fillcolor="#a0a0a0" stroked="f"/>
        </w:pict>
      </w:r>
    </w:p>
    <w:p w14:paraId="11EC8757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一、项目概述</w:t>
      </w:r>
    </w:p>
    <w:p w14:paraId="3A10C6A9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1.1 项目名称</w:t>
      </w:r>
    </w:p>
    <w:p w14:paraId="30A201C2" w14:textId="77777777" w:rsidR="00826761" w:rsidRPr="00826761" w:rsidRDefault="00826761" w:rsidP="00826761">
      <w:r w:rsidRPr="00826761">
        <w:t>基于C语言的控制台贪吃蛇游戏（支持用户系统、日志记录与状态恢复）</w:t>
      </w:r>
    </w:p>
    <w:p w14:paraId="522A4A70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1.2 项目背景</w:t>
      </w:r>
    </w:p>
    <w:p w14:paraId="3B769829" w14:textId="77777777" w:rsidR="00826761" w:rsidRPr="00826761" w:rsidRDefault="00826761" w:rsidP="00826761">
      <w:r w:rsidRPr="00826761">
        <w:t>贪吃蛇是经典的益智游戏，具有简单的规则和较强的趣味性。本项目使用 C 语言和 Windows 控制台技术实现该游戏，并加入用户管理系统、日志记录、游戏状态保存与恢复等功能，提升项目复杂度与可玩性，适合初学者学习结构化程序设计与文件操作技巧。</w:t>
      </w:r>
    </w:p>
    <w:p w14:paraId="4FB81ED5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1.3 项目目标</w:t>
      </w:r>
    </w:p>
    <w:p w14:paraId="6583A539" w14:textId="77777777" w:rsidR="00826761" w:rsidRPr="00826761" w:rsidRDefault="00826761" w:rsidP="00826761">
      <w:pPr>
        <w:numPr>
          <w:ilvl w:val="0"/>
          <w:numId w:val="13"/>
        </w:numPr>
      </w:pPr>
      <w:r w:rsidRPr="00826761">
        <w:t>实现经典贪吃蛇的基本玩法；</w:t>
      </w:r>
    </w:p>
    <w:p w14:paraId="06665F5E" w14:textId="77777777" w:rsidR="00826761" w:rsidRPr="00826761" w:rsidRDefault="00826761" w:rsidP="00826761">
      <w:pPr>
        <w:numPr>
          <w:ilvl w:val="0"/>
          <w:numId w:val="13"/>
        </w:numPr>
      </w:pPr>
      <w:r w:rsidRPr="00826761">
        <w:t>提供良好的图形化控制台界面；</w:t>
      </w:r>
    </w:p>
    <w:p w14:paraId="20653C97" w14:textId="77777777" w:rsidR="00826761" w:rsidRPr="00826761" w:rsidRDefault="00826761" w:rsidP="00826761">
      <w:pPr>
        <w:numPr>
          <w:ilvl w:val="0"/>
          <w:numId w:val="13"/>
        </w:numPr>
      </w:pPr>
      <w:r w:rsidRPr="00826761">
        <w:t>实现注册、登录、退出机制；</w:t>
      </w:r>
    </w:p>
    <w:p w14:paraId="66D24378" w14:textId="77777777" w:rsidR="00826761" w:rsidRPr="00826761" w:rsidRDefault="00826761" w:rsidP="00826761">
      <w:pPr>
        <w:numPr>
          <w:ilvl w:val="0"/>
          <w:numId w:val="13"/>
        </w:numPr>
      </w:pPr>
      <w:r w:rsidRPr="00826761">
        <w:t>支持游戏得分与历史记录保存；</w:t>
      </w:r>
    </w:p>
    <w:p w14:paraId="2B7351E6" w14:textId="77777777" w:rsidR="00826761" w:rsidRPr="00826761" w:rsidRDefault="00826761" w:rsidP="00826761">
      <w:pPr>
        <w:numPr>
          <w:ilvl w:val="0"/>
          <w:numId w:val="13"/>
        </w:numPr>
      </w:pPr>
      <w:r w:rsidRPr="00826761">
        <w:t>支持游戏状态的实时保存和恢复；</w:t>
      </w:r>
    </w:p>
    <w:p w14:paraId="0219AF56" w14:textId="77777777" w:rsidR="00826761" w:rsidRPr="00826761" w:rsidRDefault="00826761" w:rsidP="00826761">
      <w:pPr>
        <w:numPr>
          <w:ilvl w:val="0"/>
          <w:numId w:val="13"/>
        </w:numPr>
      </w:pPr>
      <w:r w:rsidRPr="00826761">
        <w:t>提供易于使用的人机交互体验。</w:t>
      </w:r>
    </w:p>
    <w:p w14:paraId="2E68345C" w14:textId="77777777" w:rsidR="00826761" w:rsidRPr="00826761" w:rsidRDefault="00826761" w:rsidP="00826761">
      <w:r w:rsidRPr="00826761">
        <w:pict w14:anchorId="0501B3E0">
          <v:rect id="_x0000_i1186" style="width:0;height:1.5pt" o:hralign="center" o:hrstd="t" o:hr="t" fillcolor="#a0a0a0" stroked="f"/>
        </w:pict>
      </w:r>
    </w:p>
    <w:p w14:paraId="6EAD7727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二、需求分析</w:t>
      </w:r>
    </w:p>
    <w:p w14:paraId="0FC0F9D3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2.1 功能需求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714"/>
        <w:gridCol w:w="6111"/>
      </w:tblGrid>
      <w:tr w:rsidR="00826761" w:rsidRPr="00826761" w14:paraId="617FD793" w14:textId="77777777" w:rsidTr="00826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CC16E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2AD5987E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t>功能名称</w:t>
            </w:r>
          </w:p>
        </w:tc>
        <w:tc>
          <w:tcPr>
            <w:tcW w:w="0" w:type="auto"/>
            <w:vAlign w:val="center"/>
            <w:hideMark/>
          </w:tcPr>
          <w:p w14:paraId="5F47D33E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t>功能说明</w:t>
            </w:r>
          </w:p>
        </w:tc>
      </w:tr>
      <w:tr w:rsidR="00826761" w:rsidRPr="00826761" w14:paraId="2F04ED63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0B62" w14:textId="2CAD7B42" w:rsidR="00826761" w:rsidRPr="00826761" w:rsidRDefault="00826761" w:rsidP="00826761">
            <w:r w:rsidRPr="00826761">
              <w:t>1</w:t>
            </w:r>
          </w:p>
        </w:tc>
        <w:tc>
          <w:tcPr>
            <w:tcW w:w="0" w:type="auto"/>
            <w:vAlign w:val="center"/>
            <w:hideMark/>
          </w:tcPr>
          <w:p w14:paraId="7E874E11" w14:textId="77777777" w:rsidR="00826761" w:rsidRPr="00826761" w:rsidRDefault="00826761" w:rsidP="00826761">
            <w:r w:rsidRPr="00826761">
              <w:t>用户注册</w:t>
            </w:r>
          </w:p>
        </w:tc>
        <w:tc>
          <w:tcPr>
            <w:tcW w:w="0" w:type="auto"/>
            <w:vAlign w:val="center"/>
            <w:hideMark/>
          </w:tcPr>
          <w:p w14:paraId="27CAED78" w14:textId="77777777" w:rsidR="00826761" w:rsidRPr="00826761" w:rsidRDefault="00826761" w:rsidP="00826761">
            <w:r w:rsidRPr="00826761">
              <w:t>用户可以通过用户名和密码创建账户（存储于 users.txt）</w:t>
            </w:r>
          </w:p>
        </w:tc>
      </w:tr>
      <w:tr w:rsidR="00826761" w:rsidRPr="00826761" w14:paraId="0FE0B91A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ABCE" w14:textId="165E4FAC" w:rsidR="00826761" w:rsidRPr="00826761" w:rsidRDefault="00826761" w:rsidP="00826761">
            <w:r w:rsidRPr="00826761">
              <w:t>2</w:t>
            </w:r>
          </w:p>
        </w:tc>
        <w:tc>
          <w:tcPr>
            <w:tcW w:w="0" w:type="auto"/>
            <w:vAlign w:val="center"/>
            <w:hideMark/>
          </w:tcPr>
          <w:p w14:paraId="6CB2EA8E" w14:textId="77777777" w:rsidR="00826761" w:rsidRPr="00826761" w:rsidRDefault="00826761" w:rsidP="00826761">
            <w:r w:rsidRPr="00826761">
              <w:t>用户登录</w:t>
            </w:r>
          </w:p>
        </w:tc>
        <w:tc>
          <w:tcPr>
            <w:tcW w:w="0" w:type="auto"/>
            <w:vAlign w:val="center"/>
            <w:hideMark/>
          </w:tcPr>
          <w:p w14:paraId="26DD3902" w14:textId="77777777" w:rsidR="00826761" w:rsidRPr="00826761" w:rsidRDefault="00826761" w:rsidP="00826761">
            <w:r w:rsidRPr="00826761">
              <w:t>验证用户名与密码，允许合法用户进入游戏</w:t>
            </w:r>
          </w:p>
        </w:tc>
      </w:tr>
      <w:tr w:rsidR="00826761" w:rsidRPr="00826761" w14:paraId="78DBE956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D6D7" w14:textId="3B2331E8" w:rsidR="00826761" w:rsidRPr="00826761" w:rsidRDefault="00826761" w:rsidP="00826761">
            <w:r w:rsidRPr="00826761">
              <w:t>3</w:t>
            </w:r>
          </w:p>
        </w:tc>
        <w:tc>
          <w:tcPr>
            <w:tcW w:w="0" w:type="auto"/>
            <w:vAlign w:val="center"/>
            <w:hideMark/>
          </w:tcPr>
          <w:p w14:paraId="4F23B904" w14:textId="77777777" w:rsidR="00826761" w:rsidRPr="00826761" w:rsidRDefault="00826761" w:rsidP="00826761">
            <w:r w:rsidRPr="00826761">
              <w:t>游戏地图绘制</w:t>
            </w:r>
          </w:p>
        </w:tc>
        <w:tc>
          <w:tcPr>
            <w:tcW w:w="0" w:type="auto"/>
            <w:vAlign w:val="center"/>
            <w:hideMark/>
          </w:tcPr>
          <w:p w14:paraId="287DB029" w14:textId="77777777" w:rsidR="00826761" w:rsidRPr="00826761" w:rsidRDefault="00826761" w:rsidP="00826761">
            <w:r w:rsidRPr="00826761">
              <w:t>使用控制台字符绘制地图边框</w:t>
            </w:r>
          </w:p>
        </w:tc>
      </w:tr>
      <w:tr w:rsidR="00826761" w:rsidRPr="00826761" w14:paraId="1DC01B66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7D48" w14:textId="503E6281" w:rsidR="00826761" w:rsidRPr="00826761" w:rsidRDefault="00826761" w:rsidP="00826761">
            <w:r w:rsidRPr="00826761">
              <w:t>4</w:t>
            </w:r>
          </w:p>
        </w:tc>
        <w:tc>
          <w:tcPr>
            <w:tcW w:w="0" w:type="auto"/>
            <w:vAlign w:val="center"/>
            <w:hideMark/>
          </w:tcPr>
          <w:p w14:paraId="603A0281" w14:textId="77777777" w:rsidR="00826761" w:rsidRPr="00826761" w:rsidRDefault="00826761" w:rsidP="00826761">
            <w:r w:rsidRPr="00826761">
              <w:t>贪吃蛇移动控制</w:t>
            </w:r>
          </w:p>
        </w:tc>
        <w:tc>
          <w:tcPr>
            <w:tcW w:w="0" w:type="auto"/>
            <w:vAlign w:val="center"/>
            <w:hideMark/>
          </w:tcPr>
          <w:p w14:paraId="2C7EF66A" w14:textId="77777777" w:rsidR="00826761" w:rsidRPr="00826761" w:rsidRDefault="00826761" w:rsidP="00826761">
            <w:r w:rsidRPr="00826761">
              <w:t>支持上下左右控制蛇移动，自动刷新界面</w:t>
            </w:r>
          </w:p>
        </w:tc>
      </w:tr>
      <w:tr w:rsidR="00826761" w:rsidRPr="00826761" w14:paraId="61324778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D831" w14:textId="0455C4CF" w:rsidR="00826761" w:rsidRPr="00826761" w:rsidRDefault="00826761" w:rsidP="00826761">
            <w:r w:rsidRPr="00826761">
              <w:t>5</w:t>
            </w:r>
          </w:p>
        </w:tc>
        <w:tc>
          <w:tcPr>
            <w:tcW w:w="0" w:type="auto"/>
            <w:vAlign w:val="center"/>
            <w:hideMark/>
          </w:tcPr>
          <w:p w14:paraId="725DBC38" w14:textId="77777777" w:rsidR="00826761" w:rsidRPr="00826761" w:rsidRDefault="00826761" w:rsidP="00826761">
            <w:r w:rsidRPr="00826761">
              <w:t>食物生成与得分</w:t>
            </w:r>
          </w:p>
        </w:tc>
        <w:tc>
          <w:tcPr>
            <w:tcW w:w="0" w:type="auto"/>
            <w:vAlign w:val="center"/>
            <w:hideMark/>
          </w:tcPr>
          <w:p w14:paraId="110AAA41" w14:textId="77777777" w:rsidR="00826761" w:rsidRPr="00826761" w:rsidRDefault="00826761" w:rsidP="00826761">
            <w:r w:rsidRPr="00826761">
              <w:t>随机生成食物，被蛇吃到后蛇增长并加分</w:t>
            </w:r>
          </w:p>
        </w:tc>
      </w:tr>
      <w:tr w:rsidR="00826761" w:rsidRPr="00826761" w14:paraId="4E2319D7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A7D9" w14:textId="696BF9C9" w:rsidR="00826761" w:rsidRPr="00826761" w:rsidRDefault="00826761" w:rsidP="00826761">
            <w:r w:rsidRPr="00826761">
              <w:t>6</w:t>
            </w:r>
          </w:p>
        </w:tc>
        <w:tc>
          <w:tcPr>
            <w:tcW w:w="0" w:type="auto"/>
            <w:vAlign w:val="center"/>
            <w:hideMark/>
          </w:tcPr>
          <w:p w14:paraId="71F02731" w14:textId="77777777" w:rsidR="00826761" w:rsidRPr="00826761" w:rsidRDefault="00826761" w:rsidP="00826761">
            <w:r w:rsidRPr="00826761">
              <w:t>撞墙/咬到自己检测</w:t>
            </w:r>
          </w:p>
        </w:tc>
        <w:tc>
          <w:tcPr>
            <w:tcW w:w="0" w:type="auto"/>
            <w:vAlign w:val="center"/>
            <w:hideMark/>
          </w:tcPr>
          <w:p w14:paraId="251C6A34" w14:textId="77777777" w:rsidR="00826761" w:rsidRPr="00826761" w:rsidRDefault="00826761" w:rsidP="00826761">
            <w:r w:rsidRPr="00826761">
              <w:t>游戏失败处理：撞墙或咬到自己</w:t>
            </w:r>
          </w:p>
        </w:tc>
      </w:tr>
      <w:tr w:rsidR="00826761" w:rsidRPr="00826761" w14:paraId="586B76E6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3BDA" w14:textId="6E5A83E3" w:rsidR="00826761" w:rsidRPr="00826761" w:rsidRDefault="00826761" w:rsidP="00826761">
            <w:r w:rsidRPr="00826761">
              <w:t>7</w:t>
            </w:r>
          </w:p>
        </w:tc>
        <w:tc>
          <w:tcPr>
            <w:tcW w:w="0" w:type="auto"/>
            <w:vAlign w:val="center"/>
            <w:hideMark/>
          </w:tcPr>
          <w:p w14:paraId="183BDF82" w14:textId="77777777" w:rsidR="00826761" w:rsidRPr="00826761" w:rsidRDefault="00826761" w:rsidP="00826761">
            <w:r w:rsidRPr="00826761">
              <w:t>游戏暂停/继续</w:t>
            </w:r>
          </w:p>
        </w:tc>
        <w:tc>
          <w:tcPr>
            <w:tcW w:w="0" w:type="auto"/>
            <w:vAlign w:val="center"/>
            <w:hideMark/>
          </w:tcPr>
          <w:p w14:paraId="4BFA3260" w14:textId="77777777" w:rsidR="00826761" w:rsidRPr="00826761" w:rsidRDefault="00826761" w:rsidP="00826761">
            <w:r w:rsidRPr="00826761">
              <w:t>支持空格暂停、再次按空格继续</w:t>
            </w:r>
          </w:p>
        </w:tc>
      </w:tr>
      <w:tr w:rsidR="00826761" w:rsidRPr="00826761" w14:paraId="786C82CD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3038" w14:textId="21827C93" w:rsidR="00826761" w:rsidRPr="00826761" w:rsidRDefault="00826761" w:rsidP="00826761">
            <w:r w:rsidRPr="00826761">
              <w:t>8</w:t>
            </w:r>
          </w:p>
        </w:tc>
        <w:tc>
          <w:tcPr>
            <w:tcW w:w="0" w:type="auto"/>
            <w:vAlign w:val="center"/>
            <w:hideMark/>
          </w:tcPr>
          <w:p w14:paraId="4DEFA5F1" w14:textId="77777777" w:rsidR="00826761" w:rsidRPr="00826761" w:rsidRDefault="00826761" w:rsidP="00826761">
            <w:r w:rsidRPr="00826761">
              <w:t>状态保存/恢复</w:t>
            </w:r>
          </w:p>
        </w:tc>
        <w:tc>
          <w:tcPr>
            <w:tcW w:w="0" w:type="auto"/>
            <w:vAlign w:val="center"/>
            <w:hideMark/>
          </w:tcPr>
          <w:p w14:paraId="7DBDE0F8" w14:textId="77777777" w:rsidR="00826761" w:rsidRPr="00826761" w:rsidRDefault="00826761" w:rsidP="00826761">
            <w:r w:rsidRPr="00826761">
              <w:t>保存当前蛇位置、食物位置、分数等，用于恢复</w:t>
            </w:r>
          </w:p>
        </w:tc>
      </w:tr>
      <w:tr w:rsidR="00826761" w:rsidRPr="00826761" w14:paraId="06D743D0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E449" w14:textId="25F1D677" w:rsidR="00826761" w:rsidRPr="00826761" w:rsidRDefault="00826761" w:rsidP="00826761">
            <w:r w:rsidRPr="00826761">
              <w:t>9</w:t>
            </w:r>
          </w:p>
        </w:tc>
        <w:tc>
          <w:tcPr>
            <w:tcW w:w="0" w:type="auto"/>
            <w:vAlign w:val="center"/>
            <w:hideMark/>
          </w:tcPr>
          <w:p w14:paraId="1C5CC16D" w14:textId="77777777" w:rsidR="00826761" w:rsidRPr="00826761" w:rsidRDefault="00826761" w:rsidP="00826761">
            <w:r w:rsidRPr="00826761">
              <w:t>日志记录</w:t>
            </w:r>
          </w:p>
        </w:tc>
        <w:tc>
          <w:tcPr>
            <w:tcW w:w="0" w:type="auto"/>
            <w:vAlign w:val="center"/>
            <w:hideMark/>
          </w:tcPr>
          <w:p w14:paraId="2D7544A5" w14:textId="77777777" w:rsidR="00826761" w:rsidRPr="00826761" w:rsidRDefault="00826761" w:rsidP="00826761">
            <w:r w:rsidRPr="00826761">
              <w:t>记录每次游戏的开始时间、结束时间、得分、原因等到 game_logs.txt</w:t>
            </w:r>
          </w:p>
        </w:tc>
      </w:tr>
      <w:tr w:rsidR="00826761" w:rsidRPr="00826761" w14:paraId="11AACA6D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3C30" w14:textId="49BD5C83" w:rsidR="00826761" w:rsidRPr="00826761" w:rsidRDefault="00826761" w:rsidP="00826761">
            <w:r w:rsidRPr="00826761">
              <w:t>10</w:t>
            </w:r>
          </w:p>
        </w:tc>
        <w:tc>
          <w:tcPr>
            <w:tcW w:w="0" w:type="auto"/>
            <w:vAlign w:val="center"/>
            <w:hideMark/>
          </w:tcPr>
          <w:p w14:paraId="467EA4B3" w14:textId="77777777" w:rsidR="00826761" w:rsidRPr="00826761" w:rsidRDefault="00826761" w:rsidP="00826761">
            <w:r w:rsidRPr="00826761">
              <w:t>日志查看</w:t>
            </w:r>
          </w:p>
        </w:tc>
        <w:tc>
          <w:tcPr>
            <w:tcW w:w="0" w:type="auto"/>
            <w:vAlign w:val="center"/>
            <w:hideMark/>
          </w:tcPr>
          <w:p w14:paraId="038147C4" w14:textId="77777777" w:rsidR="00826761" w:rsidRPr="00826761" w:rsidRDefault="00826761" w:rsidP="00826761">
            <w:r w:rsidRPr="00826761">
              <w:t>显示所有用户的游戏记录，支持格式化输出</w:t>
            </w:r>
          </w:p>
        </w:tc>
      </w:tr>
      <w:tr w:rsidR="00826761" w:rsidRPr="00826761" w14:paraId="014C1600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6F1E" w14:textId="0092D9CC" w:rsidR="00826761" w:rsidRPr="00826761" w:rsidRDefault="00826761" w:rsidP="00826761">
            <w:r w:rsidRPr="00826761">
              <w:t>11</w:t>
            </w:r>
          </w:p>
        </w:tc>
        <w:tc>
          <w:tcPr>
            <w:tcW w:w="0" w:type="auto"/>
            <w:vAlign w:val="center"/>
            <w:hideMark/>
          </w:tcPr>
          <w:p w14:paraId="70C7C297" w14:textId="77777777" w:rsidR="00826761" w:rsidRPr="00826761" w:rsidRDefault="00826761" w:rsidP="00826761">
            <w:r w:rsidRPr="00826761">
              <w:t>游戏退出</w:t>
            </w:r>
          </w:p>
        </w:tc>
        <w:tc>
          <w:tcPr>
            <w:tcW w:w="0" w:type="auto"/>
            <w:vAlign w:val="center"/>
            <w:hideMark/>
          </w:tcPr>
          <w:p w14:paraId="3A80FBE3" w14:textId="77777777" w:rsidR="00826761" w:rsidRPr="00826761" w:rsidRDefault="00826761" w:rsidP="00826761">
            <w:r w:rsidRPr="00826761">
              <w:t>支持主动退出，并记录日志</w:t>
            </w:r>
          </w:p>
        </w:tc>
      </w:tr>
    </w:tbl>
    <w:p w14:paraId="5EF4AC01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2.2 非功能需求</w:t>
      </w:r>
    </w:p>
    <w:p w14:paraId="6B77906F" w14:textId="77777777" w:rsidR="00826761" w:rsidRPr="00826761" w:rsidRDefault="00826761" w:rsidP="00826761">
      <w:pPr>
        <w:numPr>
          <w:ilvl w:val="0"/>
          <w:numId w:val="14"/>
        </w:numPr>
      </w:pPr>
      <w:r w:rsidRPr="00826761">
        <w:t>系统运行稳定，不发生内存泄漏；</w:t>
      </w:r>
    </w:p>
    <w:p w14:paraId="64ECD11B" w14:textId="77777777" w:rsidR="00826761" w:rsidRPr="00826761" w:rsidRDefault="00826761" w:rsidP="00826761">
      <w:pPr>
        <w:numPr>
          <w:ilvl w:val="0"/>
          <w:numId w:val="14"/>
        </w:numPr>
      </w:pPr>
      <w:r w:rsidRPr="00826761">
        <w:t>用户体验良好，界面简洁明了；</w:t>
      </w:r>
    </w:p>
    <w:p w14:paraId="6C1EF077" w14:textId="77777777" w:rsidR="00826761" w:rsidRPr="00826761" w:rsidRDefault="00826761" w:rsidP="00826761">
      <w:pPr>
        <w:numPr>
          <w:ilvl w:val="0"/>
          <w:numId w:val="14"/>
        </w:numPr>
      </w:pPr>
      <w:r w:rsidRPr="00826761">
        <w:t>控制响应及时，游戏操作流畅；</w:t>
      </w:r>
    </w:p>
    <w:p w14:paraId="79FC0880" w14:textId="77777777" w:rsidR="00826761" w:rsidRPr="00826761" w:rsidRDefault="00826761" w:rsidP="00826761">
      <w:pPr>
        <w:numPr>
          <w:ilvl w:val="0"/>
          <w:numId w:val="14"/>
        </w:numPr>
      </w:pPr>
      <w:r w:rsidRPr="00826761">
        <w:t>所有数据存储基于文件，无需数据库支持。</w:t>
      </w:r>
    </w:p>
    <w:p w14:paraId="54DF1FB1" w14:textId="77777777" w:rsidR="00826761" w:rsidRPr="00826761" w:rsidRDefault="00826761" w:rsidP="00826761">
      <w:r w:rsidRPr="00826761">
        <w:pict w14:anchorId="2D5E524C">
          <v:rect id="_x0000_i1187" style="width:0;height:1.5pt" o:hralign="center" o:hrstd="t" o:hr="t" fillcolor="#a0a0a0" stroked="f"/>
        </w:pict>
      </w:r>
    </w:p>
    <w:p w14:paraId="0ECFB99F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lastRenderedPageBreak/>
        <w:t>三、总体设计</w:t>
      </w:r>
    </w:p>
    <w:p w14:paraId="5210C6F4" w14:textId="19A85FB6" w:rsidR="00826761" w:rsidRDefault="00826761" w:rsidP="00826761">
      <w:pPr>
        <w:rPr>
          <w:rFonts w:hint="eastAsia"/>
          <w:b/>
          <w:bCs/>
        </w:rPr>
      </w:pPr>
      <w:r w:rsidRPr="00826761">
        <w:rPr>
          <w:b/>
          <w:bCs/>
        </w:rPr>
        <w:t xml:space="preserve">3.1 </w:t>
      </w:r>
      <w:r w:rsidRPr="00826761">
        <w:rPr>
          <w:rFonts w:hint="eastAsia"/>
          <w:b/>
          <w:bCs/>
        </w:rPr>
        <w:t>功能模块层次方框图</w:t>
      </w:r>
    </w:p>
    <w:p w14:paraId="290B3025" w14:textId="464A2BED" w:rsidR="00826761" w:rsidRPr="00826761" w:rsidRDefault="00826761" w:rsidP="00826761">
      <w:pPr>
        <w:rPr>
          <w:rFonts w:hint="eastAsia"/>
          <w:b/>
          <w:bCs/>
        </w:rPr>
      </w:pPr>
      <w:r w:rsidRPr="00826761">
        <w:rPr>
          <w:b/>
          <w:bCs/>
          <w:noProof/>
        </w:rPr>
        <w:drawing>
          <wp:inline distT="0" distB="0" distL="0" distR="0" wp14:anchorId="2899EB16" wp14:editId="6B6C8B20">
            <wp:extent cx="5274310" cy="2426970"/>
            <wp:effectExtent l="0" t="0" r="2540" b="0"/>
            <wp:docPr id="65408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D545" w14:textId="77777777" w:rsidR="00826761" w:rsidRPr="00826761" w:rsidRDefault="00826761" w:rsidP="00826761">
      <w:r w:rsidRPr="00826761">
        <w:pict w14:anchorId="1687F0BF">
          <v:rect id="_x0000_i1188" style="width:0;height:1.5pt" o:hralign="center" o:hrstd="t" o:hr="t" fillcolor="#a0a0a0" stroked="f"/>
        </w:pict>
      </w:r>
    </w:p>
    <w:p w14:paraId="05577C7B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四、详细模块设计</w:t>
      </w:r>
    </w:p>
    <w:p w14:paraId="084F27F2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4.1 用户管理模块</w:t>
      </w:r>
    </w:p>
    <w:p w14:paraId="5FBC174C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 xml:space="preserve">4.1.1 </w:t>
      </w:r>
      <w:proofErr w:type="spellStart"/>
      <w:r w:rsidRPr="00826761">
        <w:rPr>
          <w:b/>
          <w:bCs/>
        </w:rPr>
        <w:t>registerUser</w:t>
      </w:r>
      <w:proofErr w:type="spellEnd"/>
      <w:r w:rsidRPr="00826761">
        <w:rPr>
          <w:b/>
          <w:bCs/>
        </w:rPr>
        <w:t>()</w:t>
      </w:r>
    </w:p>
    <w:p w14:paraId="4DD6BB24" w14:textId="77777777" w:rsidR="00826761" w:rsidRPr="00826761" w:rsidRDefault="00826761" w:rsidP="00826761">
      <w:pPr>
        <w:numPr>
          <w:ilvl w:val="0"/>
          <w:numId w:val="15"/>
        </w:numPr>
      </w:pPr>
      <w:r w:rsidRPr="00826761">
        <w:rPr>
          <w:b/>
          <w:bCs/>
        </w:rPr>
        <w:t>功能</w:t>
      </w:r>
      <w:r w:rsidRPr="00826761">
        <w:t>：实现用户注册功能，用户名不能重复</w:t>
      </w:r>
    </w:p>
    <w:p w14:paraId="41D62992" w14:textId="77777777" w:rsidR="00826761" w:rsidRPr="00826761" w:rsidRDefault="00826761" w:rsidP="00826761">
      <w:pPr>
        <w:numPr>
          <w:ilvl w:val="0"/>
          <w:numId w:val="15"/>
        </w:numPr>
      </w:pPr>
      <w:r w:rsidRPr="00826761">
        <w:rPr>
          <w:b/>
          <w:bCs/>
        </w:rPr>
        <w:t>输入</w:t>
      </w:r>
      <w:r w:rsidRPr="00826761">
        <w:t>：用户名和密码</w:t>
      </w:r>
    </w:p>
    <w:p w14:paraId="5005A98B" w14:textId="77777777" w:rsidR="00826761" w:rsidRPr="00826761" w:rsidRDefault="00826761" w:rsidP="00826761">
      <w:pPr>
        <w:numPr>
          <w:ilvl w:val="0"/>
          <w:numId w:val="15"/>
        </w:numPr>
      </w:pPr>
      <w:r w:rsidRPr="00826761">
        <w:rPr>
          <w:b/>
          <w:bCs/>
        </w:rPr>
        <w:t>输出</w:t>
      </w:r>
      <w:r w:rsidRPr="00826761">
        <w:t>：写入 users.txt</w:t>
      </w:r>
    </w:p>
    <w:p w14:paraId="04461BBB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 xml:space="preserve">4.1.2 </w:t>
      </w:r>
      <w:proofErr w:type="spellStart"/>
      <w:r w:rsidRPr="00826761">
        <w:rPr>
          <w:b/>
          <w:bCs/>
        </w:rPr>
        <w:t>loginUser</w:t>
      </w:r>
      <w:proofErr w:type="spellEnd"/>
      <w:r w:rsidRPr="00826761">
        <w:rPr>
          <w:b/>
          <w:bCs/>
        </w:rPr>
        <w:t>()</w:t>
      </w:r>
    </w:p>
    <w:p w14:paraId="10A28D6F" w14:textId="77777777" w:rsidR="00826761" w:rsidRPr="00826761" w:rsidRDefault="00826761" w:rsidP="00826761">
      <w:pPr>
        <w:numPr>
          <w:ilvl w:val="0"/>
          <w:numId w:val="16"/>
        </w:numPr>
      </w:pPr>
      <w:r w:rsidRPr="00826761">
        <w:rPr>
          <w:b/>
          <w:bCs/>
        </w:rPr>
        <w:t>功能</w:t>
      </w:r>
      <w:r w:rsidRPr="00826761">
        <w:t>：验证用户名和密码是否匹配</w:t>
      </w:r>
    </w:p>
    <w:p w14:paraId="47188D27" w14:textId="77777777" w:rsidR="00826761" w:rsidRPr="00826761" w:rsidRDefault="00826761" w:rsidP="00826761">
      <w:pPr>
        <w:numPr>
          <w:ilvl w:val="0"/>
          <w:numId w:val="16"/>
        </w:numPr>
      </w:pPr>
      <w:r w:rsidRPr="00826761">
        <w:rPr>
          <w:b/>
          <w:bCs/>
        </w:rPr>
        <w:t>返回值</w:t>
      </w:r>
      <w:r w:rsidRPr="00826761">
        <w:t>：成功返回1，失败返回0</w:t>
      </w:r>
    </w:p>
    <w:p w14:paraId="13EBE2FE" w14:textId="77777777" w:rsidR="00826761" w:rsidRPr="00826761" w:rsidRDefault="00826761" w:rsidP="00826761">
      <w:pPr>
        <w:numPr>
          <w:ilvl w:val="0"/>
          <w:numId w:val="16"/>
        </w:numPr>
      </w:pPr>
      <w:r w:rsidRPr="00826761">
        <w:rPr>
          <w:b/>
          <w:bCs/>
        </w:rPr>
        <w:t>文件</w:t>
      </w:r>
      <w:r w:rsidRPr="00826761">
        <w:t>：读取 users.txt</w:t>
      </w:r>
    </w:p>
    <w:p w14:paraId="5B6FEB3C" w14:textId="77777777" w:rsidR="00826761" w:rsidRPr="00826761" w:rsidRDefault="00826761" w:rsidP="00826761">
      <w:r w:rsidRPr="00826761">
        <w:pict w14:anchorId="782B9FA2">
          <v:rect id="_x0000_i1189" style="width:0;height:1.5pt" o:hralign="center" o:hrstd="t" o:hr="t" fillcolor="#a0a0a0" stroked="f"/>
        </w:pict>
      </w:r>
    </w:p>
    <w:p w14:paraId="6FA04924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4.2 游戏地图模块</w:t>
      </w:r>
    </w:p>
    <w:p w14:paraId="7322DCF1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creatMap</w:t>
      </w:r>
      <w:proofErr w:type="spellEnd"/>
      <w:r w:rsidRPr="00826761">
        <w:rPr>
          <w:b/>
          <w:bCs/>
        </w:rPr>
        <w:t>()</w:t>
      </w:r>
    </w:p>
    <w:p w14:paraId="1B82F4ED" w14:textId="77777777" w:rsidR="00826761" w:rsidRPr="00826761" w:rsidRDefault="00826761" w:rsidP="00826761">
      <w:pPr>
        <w:numPr>
          <w:ilvl w:val="0"/>
          <w:numId w:val="17"/>
        </w:numPr>
      </w:pPr>
      <w:r w:rsidRPr="00826761">
        <w:rPr>
          <w:b/>
          <w:bCs/>
        </w:rPr>
        <w:t>功能</w:t>
      </w:r>
      <w:r w:rsidRPr="00826761">
        <w:t>：创建固定边框，范围：x=0</w:t>
      </w:r>
      <w:del w:id="0" w:author="Unknown">
        <w:r w:rsidRPr="00826761">
          <w:delText>56，y=0</w:delText>
        </w:r>
      </w:del>
      <w:r w:rsidRPr="00826761">
        <w:t>26</w:t>
      </w:r>
    </w:p>
    <w:p w14:paraId="09FAE6D1" w14:textId="77777777" w:rsidR="00826761" w:rsidRPr="00826761" w:rsidRDefault="00826761" w:rsidP="00826761">
      <w:pPr>
        <w:numPr>
          <w:ilvl w:val="0"/>
          <w:numId w:val="17"/>
        </w:numPr>
      </w:pPr>
      <w:r w:rsidRPr="00826761">
        <w:rPr>
          <w:b/>
          <w:bCs/>
        </w:rPr>
        <w:t>实现</w:t>
      </w:r>
      <w:r w:rsidRPr="00826761">
        <w:t>：使用字符“■”在边界绘制墙壁</w:t>
      </w:r>
    </w:p>
    <w:p w14:paraId="797594AC" w14:textId="77777777" w:rsidR="00826761" w:rsidRPr="00826761" w:rsidRDefault="00826761" w:rsidP="00826761">
      <w:r w:rsidRPr="00826761">
        <w:pict w14:anchorId="3C97F84C">
          <v:rect id="_x0000_i1190" style="width:0;height:1.5pt" o:hralign="center" o:hrstd="t" o:hr="t" fillcolor="#a0a0a0" stroked="f"/>
        </w:pict>
      </w:r>
    </w:p>
    <w:p w14:paraId="2ED585E5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4.3 贪吃蛇控制模块</w:t>
      </w:r>
    </w:p>
    <w:p w14:paraId="507E5BF6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initsnake</w:t>
      </w:r>
      <w:proofErr w:type="spellEnd"/>
      <w:r w:rsidRPr="00826761">
        <w:rPr>
          <w:b/>
          <w:bCs/>
        </w:rPr>
        <w:t>()</w:t>
      </w:r>
    </w:p>
    <w:p w14:paraId="1A9AC7EF" w14:textId="77777777" w:rsidR="00826761" w:rsidRPr="00826761" w:rsidRDefault="00826761" w:rsidP="00826761">
      <w:pPr>
        <w:numPr>
          <w:ilvl w:val="0"/>
          <w:numId w:val="18"/>
        </w:numPr>
      </w:pPr>
      <w:r w:rsidRPr="00826761">
        <w:rPr>
          <w:b/>
          <w:bCs/>
        </w:rPr>
        <w:t>初始化</w:t>
      </w:r>
      <w:r w:rsidRPr="00826761">
        <w:t>：蛇默认长度5节，横向排列</w:t>
      </w:r>
    </w:p>
    <w:p w14:paraId="3EF4CDF4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snakemove</w:t>
      </w:r>
      <w:proofErr w:type="spellEnd"/>
      <w:r w:rsidRPr="00826761">
        <w:rPr>
          <w:b/>
          <w:bCs/>
        </w:rPr>
        <w:t>()</w:t>
      </w:r>
    </w:p>
    <w:p w14:paraId="508DD0F9" w14:textId="77777777" w:rsidR="00826761" w:rsidRPr="00826761" w:rsidRDefault="00826761" w:rsidP="00826761">
      <w:pPr>
        <w:numPr>
          <w:ilvl w:val="0"/>
          <w:numId w:val="19"/>
        </w:numPr>
      </w:pPr>
      <w:r w:rsidRPr="00826761">
        <w:rPr>
          <w:b/>
          <w:bCs/>
        </w:rPr>
        <w:t>移动逻辑</w:t>
      </w:r>
      <w:r w:rsidRPr="00826761">
        <w:t>：</w:t>
      </w:r>
    </w:p>
    <w:p w14:paraId="6B96B74C" w14:textId="77777777" w:rsidR="00826761" w:rsidRPr="00826761" w:rsidRDefault="00826761" w:rsidP="00826761">
      <w:pPr>
        <w:numPr>
          <w:ilvl w:val="1"/>
          <w:numId w:val="19"/>
        </w:numPr>
      </w:pPr>
      <w:r w:rsidRPr="00826761">
        <w:t>根据方向创建新蛇头；</w:t>
      </w:r>
    </w:p>
    <w:p w14:paraId="1002CC75" w14:textId="77777777" w:rsidR="00826761" w:rsidRPr="00826761" w:rsidRDefault="00826761" w:rsidP="00826761">
      <w:pPr>
        <w:numPr>
          <w:ilvl w:val="1"/>
          <w:numId w:val="19"/>
        </w:numPr>
      </w:pPr>
      <w:r w:rsidRPr="00826761">
        <w:t>若吃到食物，增长并生成新食物；</w:t>
      </w:r>
    </w:p>
    <w:p w14:paraId="566A6311" w14:textId="77777777" w:rsidR="00826761" w:rsidRPr="00826761" w:rsidRDefault="00826761" w:rsidP="00826761">
      <w:pPr>
        <w:numPr>
          <w:ilvl w:val="1"/>
          <w:numId w:val="19"/>
        </w:numPr>
      </w:pPr>
      <w:r w:rsidRPr="00826761">
        <w:t>否则删除尾部实现“前进”效果；</w:t>
      </w:r>
    </w:p>
    <w:p w14:paraId="4A6776B7" w14:textId="77777777" w:rsidR="00826761" w:rsidRPr="00826761" w:rsidRDefault="00826761" w:rsidP="00826761">
      <w:pPr>
        <w:numPr>
          <w:ilvl w:val="1"/>
          <w:numId w:val="19"/>
        </w:numPr>
      </w:pPr>
      <w:r w:rsidRPr="00826761">
        <w:t>每次更新控制台字符显示。</w:t>
      </w:r>
    </w:p>
    <w:p w14:paraId="7E4227C3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biteself</w:t>
      </w:r>
      <w:proofErr w:type="spellEnd"/>
      <w:r w:rsidRPr="00826761">
        <w:rPr>
          <w:b/>
          <w:bCs/>
        </w:rPr>
        <w:t>()、</w:t>
      </w:r>
      <w:proofErr w:type="spellStart"/>
      <w:r w:rsidRPr="00826761">
        <w:rPr>
          <w:b/>
          <w:bCs/>
        </w:rPr>
        <w:t>cantcrosswall</w:t>
      </w:r>
      <w:proofErr w:type="spellEnd"/>
      <w:r w:rsidRPr="00826761">
        <w:rPr>
          <w:b/>
          <w:bCs/>
        </w:rPr>
        <w:t>()</w:t>
      </w:r>
    </w:p>
    <w:p w14:paraId="4AFC6983" w14:textId="77777777" w:rsidR="00826761" w:rsidRPr="00826761" w:rsidRDefault="00826761" w:rsidP="00826761">
      <w:pPr>
        <w:numPr>
          <w:ilvl w:val="0"/>
          <w:numId w:val="20"/>
        </w:numPr>
      </w:pPr>
      <w:r w:rsidRPr="00826761">
        <w:rPr>
          <w:b/>
          <w:bCs/>
        </w:rPr>
        <w:t>功能</w:t>
      </w:r>
      <w:r w:rsidRPr="00826761">
        <w:t>：检查是否撞墙或咬到自己，返回失败状态</w:t>
      </w:r>
    </w:p>
    <w:p w14:paraId="5068A23A" w14:textId="77777777" w:rsidR="00826761" w:rsidRPr="00826761" w:rsidRDefault="00826761" w:rsidP="00826761">
      <w:r w:rsidRPr="00826761">
        <w:pict w14:anchorId="2D1D4B8F">
          <v:rect id="_x0000_i1191" style="width:0;height:1.5pt" o:hralign="center" o:hrstd="t" o:hr="t" fillcolor="#a0a0a0" stroked="f"/>
        </w:pict>
      </w:r>
    </w:p>
    <w:p w14:paraId="59246A87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lastRenderedPageBreak/>
        <w:t>4.4 食物与得分模块</w:t>
      </w:r>
    </w:p>
    <w:p w14:paraId="6517A69D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createfood</w:t>
      </w:r>
      <w:proofErr w:type="spellEnd"/>
      <w:r w:rsidRPr="00826761">
        <w:rPr>
          <w:b/>
          <w:bCs/>
        </w:rPr>
        <w:t>()</w:t>
      </w:r>
    </w:p>
    <w:p w14:paraId="575FD29D" w14:textId="77777777" w:rsidR="00826761" w:rsidRPr="00826761" w:rsidRDefault="00826761" w:rsidP="00826761">
      <w:pPr>
        <w:numPr>
          <w:ilvl w:val="0"/>
          <w:numId w:val="21"/>
        </w:numPr>
      </w:pPr>
      <w:r w:rsidRPr="00826761">
        <w:rPr>
          <w:b/>
          <w:bCs/>
        </w:rPr>
        <w:t>功能</w:t>
      </w:r>
      <w:r w:rsidRPr="00826761">
        <w:t>：在地图空白处随机生成食物；</w:t>
      </w:r>
    </w:p>
    <w:p w14:paraId="121FBB5D" w14:textId="77777777" w:rsidR="00826761" w:rsidRPr="00826761" w:rsidRDefault="00826761" w:rsidP="00826761">
      <w:pPr>
        <w:numPr>
          <w:ilvl w:val="0"/>
          <w:numId w:val="21"/>
        </w:numPr>
      </w:pPr>
      <w:r w:rsidRPr="00826761">
        <w:rPr>
          <w:b/>
          <w:bCs/>
        </w:rPr>
        <w:t>避免重合</w:t>
      </w:r>
      <w:r w:rsidRPr="00826761">
        <w:t>：不得与蛇身坐标重复</w:t>
      </w:r>
    </w:p>
    <w:p w14:paraId="66638898" w14:textId="77777777" w:rsidR="00826761" w:rsidRPr="00826761" w:rsidRDefault="00826761" w:rsidP="00826761">
      <w:r w:rsidRPr="00826761">
        <w:pict w14:anchorId="57E87F85">
          <v:rect id="_x0000_i1192" style="width:0;height:1.5pt" o:hralign="center" o:hrstd="t" o:hr="t" fillcolor="#a0a0a0" stroked="f"/>
        </w:pict>
      </w:r>
    </w:p>
    <w:p w14:paraId="137C16B3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4.5 游戏状态模块</w:t>
      </w:r>
    </w:p>
    <w:p w14:paraId="1A7F7E96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save_game_state</w:t>
      </w:r>
      <w:proofErr w:type="spellEnd"/>
      <w:r w:rsidRPr="00826761">
        <w:rPr>
          <w:b/>
          <w:bCs/>
        </w:rPr>
        <w:t>()</w:t>
      </w:r>
    </w:p>
    <w:p w14:paraId="282804C1" w14:textId="77777777" w:rsidR="00826761" w:rsidRPr="00826761" w:rsidRDefault="00826761" w:rsidP="00826761">
      <w:pPr>
        <w:numPr>
          <w:ilvl w:val="0"/>
          <w:numId w:val="22"/>
        </w:numPr>
      </w:pPr>
      <w:r w:rsidRPr="00826761">
        <w:rPr>
          <w:b/>
          <w:bCs/>
        </w:rPr>
        <w:t>保存内容</w:t>
      </w:r>
      <w:r w:rsidRPr="00826761">
        <w:t>：蛇身节点、食物坐标、当前得分</w:t>
      </w:r>
    </w:p>
    <w:p w14:paraId="224B25CC" w14:textId="77777777" w:rsidR="00826761" w:rsidRPr="00826761" w:rsidRDefault="00826761" w:rsidP="00826761">
      <w:pPr>
        <w:numPr>
          <w:ilvl w:val="0"/>
          <w:numId w:val="22"/>
        </w:numPr>
      </w:pPr>
      <w:r w:rsidRPr="00826761">
        <w:rPr>
          <w:b/>
          <w:bCs/>
        </w:rPr>
        <w:t>数据结构</w:t>
      </w:r>
      <w:r w:rsidRPr="00826761">
        <w:t>：</w:t>
      </w:r>
      <w:proofErr w:type="spellStart"/>
      <w:r w:rsidRPr="00826761">
        <w:t>GameState</w:t>
      </w:r>
      <w:proofErr w:type="spellEnd"/>
      <w:r w:rsidRPr="00826761">
        <w:t xml:space="preserve"> 结构体保存至内存</w:t>
      </w:r>
    </w:p>
    <w:p w14:paraId="37F5DA1A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restore_game_state</w:t>
      </w:r>
      <w:proofErr w:type="spellEnd"/>
      <w:r w:rsidRPr="00826761">
        <w:rPr>
          <w:b/>
          <w:bCs/>
        </w:rPr>
        <w:t>()</w:t>
      </w:r>
    </w:p>
    <w:p w14:paraId="6DBCECDC" w14:textId="77777777" w:rsidR="00826761" w:rsidRPr="00826761" w:rsidRDefault="00826761" w:rsidP="00826761">
      <w:pPr>
        <w:numPr>
          <w:ilvl w:val="0"/>
          <w:numId w:val="23"/>
        </w:numPr>
      </w:pPr>
      <w:r w:rsidRPr="00826761">
        <w:rPr>
          <w:b/>
          <w:bCs/>
        </w:rPr>
        <w:t>恢复内容</w:t>
      </w:r>
      <w:r w:rsidRPr="00826761">
        <w:t xml:space="preserve">：使用 </w:t>
      </w:r>
      <w:proofErr w:type="spellStart"/>
      <w:r w:rsidRPr="00826761">
        <w:t>GameState</w:t>
      </w:r>
      <w:proofErr w:type="spellEnd"/>
      <w:r w:rsidRPr="00826761">
        <w:t xml:space="preserve"> 重建蛇与食物位置，并更新得分、UI</w:t>
      </w:r>
    </w:p>
    <w:p w14:paraId="03D7B6D3" w14:textId="77777777" w:rsidR="00826761" w:rsidRPr="00826761" w:rsidRDefault="00826761" w:rsidP="00826761">
      <w:r w:rsidRPr="00826761">
        <w:pict w14:anchorId="0D70F19A">
          <v:rect id="_x0000_i1193" style="width:0;height:1.5pt" o:hralign="center" o:hrstd="t" o:hr="t" fillcolor="#a0a0a0" stroked="f"/>
        </w:pict>
      </w:r>
    </w:p>
    <w:p w14:paraId="058D7CB8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4.6 日志记录模块</w:t>
      </w:r>
    </w:p>
    <w:p w14:paraId="1FF65DF0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recordGameLog</w:t>
      </w:r>
      <w:proofErr w:type="spellEnd"/>
      <w:r w:rsidRPr="00826761">
        <w:rPr>
          <w:b/>
          <w:bCs/>
        </w:rPr>
        <w:t>()</w:t>
      </w:r>
    </w:p>
    <w:p w14:paraId="497E716A" w14:textId="77777777" w:rsidR="00826761" w:rsidRPr="00826761" w:rsidRDefault="00826761" w:rsidP="00826761">
      <w:pPr>
        <w:numPr>
          <w:ilvl w:val="0"/>
          <w:numId w:val="24"/>
        </w:numPr>
      </w:pPr>
      <w:r w:rsidRPr="00826761">
        <w:rPr>
          <w:b/>
          <w:bCs/>
        </w:rPr>
        <w:t>功能</w:t>
      </w:r>
      <w:r w:rsidRPr="00826761">
        <w:t>：记录一局游戏的开始时间、结束时间、得分、失败原因</w:t>
      </w:r>
    </w:p>
    <w:p w14:paraId="12D1D650" w14:textId="77777777" w:rsidR="00826761" w:rsidRPr="00826761" w:rsidRDefault="00826761" w:rsidP="00826761">
      <w:pPr>
        <w:numPr>
          <w:ilvl w:val="0"/>
          <w:numId w:val="24"/>
        </w:numPr>
      </w:pPr>
      <w:r w:rsidRPr="00826761">
        <w:rPr>
          <w:b/>
          <w:bCs/>
        </w:rPr>
        <w:t>文件存储</w:t>
      </w:r>
      <w:r w:rsidRPr="00826761">
        <w:t>：保存到 game_logs.txt</w:t>
      </w:r>
    </w:p>
    <w:p w14:paraId="171776A2" w14:textId="77777777" w:rsidR="00826761" w:rsidRPr="00826761" w:rsidRDefault="00826761" w:rsidP="00826761">
      <w:pPr>
        <w:numPr>
          <w:ilvl w:val="0"/>
          <w:numId w:val="24"/>
        </w:numPr>
      </w:pPr>
      <w:r w:rsidRPr="00826761">
        <w:rPr>
          <w:b/>
          <w:bCs/>
        </w:rPr>
        <w:t>格式</w:t>
      </w:r>
      <w:r w:rsidRPr="00826761">
        <w:t>：</w:t>
      </w:r>
      <w:proofErr w:type="spellStart"/>
      <w:r w:rsidRPr="00826761">
        <w:t>log_id</w:t>
      </w:r>
      <w:proofErr w:type="spellEnd"/>
      <w:r w:rsidRPr="00826761">
        <w:t xml:space="preserve"> username </w:t>
      </w:r>
      <w:proofErr w:type="spellStart"/>
      <w:r w:rsidRPr="00826761">
        <w:t>start_time</w:t>
      </w:r>
      <w:proofErr w:type="spellEnd"/>
      <w:r w:rsidRPr="00826761">
        <w:t xml:space="preserve"> </w:t>
      </w:r>
      <w:proofErr w:type="spellStart"/>
      <w:r w:rsidRPr="00826761">
        <w:t>end_time</w:t>
      </w:r>
      <w:proofErr w:type="spellEnd"/>
      <w:r w:rsidRPr="00826761">
        <w:t xml:space="preserve"> score reason</w:t>
      </w:r>
    </w:p>
    <w:p w14:paraId="7A2EE7D6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displayGameLogs</w:t>
      </w:r>
      <w:proofErr w:type="spellEnd"/>
      <w:r w:rsidRPr="00826761">
        <w:rPr>
          <w:b/>
          <w:bCs/>
        </w:rPr>
        <w:t>()</w:t>
      </w:r>
    </w:p>
    <w:p w14:paraId="7480E56A" w14:textId="77777777" w:rsidR="00826761" w:rsidRPr="00826761" w:rsidRDefault="00826761" w:rsidP="00826761">
      <w:pPr>
        <w:numPr>
          <w:ilvl w:val="0"/>
          <w:numId w:val="25"/>
        </w:numPr>
      </w:pPr>
      <w:r w:rsidRPr="00826761">
        <w:rPr>
          <w:b/>
          <w:bCs/>
        </w:rPr>
        <w:t>功能</w:t>
      </w:r>
      <w:r w:rsidRPr="00826761">
        <w:t>：清屏后读取所有日志，格式化输出并分页</w:t>
      </w:r>
    </w:p>
    <w:p w14:paraId="0FEE0A46" w14:textId="77777777" w:rsidR="00826761" w:rsidRPr="00826761" w:rsidRDefault="00826761" w:rsidP="00826761">
      <w:pPr>
        <w:numPr>
          <w:ilvl w:val="0"/>
          <w:numId w:val="25"/>
        </w:numPr>
      </w:pPr>
      <w:r w:rsidRPr="00826761">
        <w:rPr>
          <w:b/>
          <w:bCs/>
        </w:rPr>
        <w:t>支持回退</w:t>
      </w:r>
      <w:r w:rsidRPr="00826761">
        <w:t>：查看日志后，恢复游戏状态</w:t>
      </w:r>
    </w:p>
    <w:p w14:paraId="3A0CCF29" w14:textId="77777777" w:rsidR="00826761" w:rsidRPr="00826761" w:rsidRDefault="00826761" w:rsidP="00826761">
      <w:r w:rsidRPr="00826761">
        <w:pict w14:anchorId="40F16415">
          <v:rect id="_x0000_i1194" style="width:0;height:1.5pt" o:hralign="center" o:hrstd="t" o:hr="t" fillcolor="#a0a0a0" stroked="f"/>
        </w:pict>
      </w:r>
    </w:p>
    <w:p w14:paraId="1874266C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4.7 游戏流程控制模块</w:t>
      </w:r>
    </w:p>
    <w:p w14:paraId="3AF2BE7F" w14:textId="77777777" w:rsidR="00826761" w:rsidRPr="00826761" w:rsidRDefault="00826761" w:rsidP="00826761">
      <w:pPr>
        <w:rPr>
          <w:b/>
          <w:bCs/>
        </w:rPr>
      </w:pPr>
      <w:proofErr w:type="spellStart"/>
      <w:r w:rsidRPr="00826761">
        <w:rPr>
          <w:b/>
          <w:bCs/>
        </w:rPr>
        <w:t>gamecircle</w:t>
      </w:r>
      <w:proofErr w:type="spellEnd"/>
      <w:r w:rsidRPr="00826761">
        <w:rPr>
          <w:b/>
          <w:bCs/>
        </w:rPr>
        <w:t>()</w:t>
      </w:r>
    </w:p>
    <w:p w14:paraId="0D82EFFF" w14:textId="77777777" w:rsidR="00826761" w:rsidRPr="00826761" w:rsidRDefault="00826761" w:rsidP="00826761">
      <w:pPr>
        <w:numPr>
          <w:ilvl w:val="0"/>
          <w:numId w:val="26"/>
        </w:numPr>
      </w:pPr>
      <w:r w:rsidRPr="00826761">
        <w:rPr>
          <w:b/>
          <w:bCs/>
        </w:rPr>
        <w:t>主循环功能</w:t>
      </w:r>
      <w:r w:rsidRPr="00826761">
        <w:t>：</w:t>
      </w:r>
    </w:p>
    <w:p w14:paraId="733DC5A7" w14:textId="77777777" w:rsidR="00826761" w:rsidRPr="00826761" w:rsidRDefault="00826761" w:rsidP="00826761">
      <w:pPr>
        <w:numPr>
          <w:ilvl w:val="1"/>
          <w:numId w:val="26"/>
        </w:numPr>
      </w:pPr>
      <w:r w:rsidRPr="00826761">
        <w:t>持续检测键盘按键；</w:t>
      </w:r>
    </w:p>
    <w:p w14:paraId="23D48477" w14:textId="77777777" w:rsidR="00826761" w:rsidRPr="00826761" w:rsidRDefault="00826761" w:rsidP="00826761">
      <w:pPr>
        <w:numPr>
          <w:ilvl w:val="1"/>
          <w:numId w:val="26"/>
        </w:numPr>
      </w:pPr>
      <w:r w:rsidRPr="00826761">
        <w:t>响应 ESC 退出、F1 加速、F2 减速、F5 查看日志；</w:t>
      </w:r>
    </w:p>
    <w:p w14:paraId="2AEA992E" w14:textId="77777777" w:rsidR="00826761" w:rsidRPr="00826761" w:rsidRDefault="00826761" w:rsidP="00826761">
      <w:pPr>
        <w:numPr>
          <w:ilvl w:val="1"/>
          <w:numId w:val="26"/>
        </w:numPr>
      </w:pPr>
      <w:r w:rsidRPr="00826761">
        <w:t>实现移动与分数更新；</w:t>
      </w:r>
    </w:p>
    <w:p w14:paraId="05034C49" w14:textId="77777777" w:rsidR="00826761" w:rsidRPr="00826761" w:rsidRDefault="00826761" w:rsidP="00826761">
      <w:pPr>
        <w:numPr>
          <w:ilvl w:val="1"/>
          <w:numId w:val="26"/>
        </w:numPr>
      </w:pPr>
      <w:r w:rsidRPr="00826761">
        <w:t>检测失败状态。</w:t>
      </w:r>
    </w:p>
    <w:p w14:paraId="6A924670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endgame()</w:t>
      </w:r>
    </w:p>
    <w:p w14:paraId="08A52031" w14:textId="77777777" w:rsidR="00826761" w:rsidRPr="00826761" w:rsidRDefault="00826761" w:rsidP="00826761">
      <w:pPr>
        <w:numPr>
          <w:ilvl w:val="0"/>
          <w:numId w:val="27"/>
        </w:numPr>
      </w:pPr>
      <w:r w:rsidRPr="00826761">
        <w:rPr>
          <w:b/>
          <w:bCs/>
        </w:rPr>
        <w:t>功能</w:t>
      </w:r>
      <w:r w:rsidRPr="00826761">
        <w:t>：根据失败原因（撞墙、咬自己、退出）显示提示并记录日志。</w:t>
      </w:r>
    </w:p>
    <w:p w14:paraId="41D0A1B0" w14:textId="77777777" w:rsidR="00826761" w:rsidRPr="00826761" w:rsidRDefault="00826761" w:rsidP="00826761">
      <w:r w:rsidRPr="00826761">
        <w:pict w14:anchorId="079949E2">
          <v:rect id="_x0000_i1195" style="width:0;height:1.5pt" o:hralign="center" o:hrstd="t" o:hr="t" fillcolor="#a0a0a0" stroked="f"/>
        </w:pict>
      </w:r>
    </w:p>
    <w:p w14:paraId="7BD7A504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五、数据结构说明</w:t>
      </w:r>
    </w:p>
    <w:p w14:paraId="1AE2809E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5.1 蛇身链表结构体</w:t>
      </w:r>
    </w:p>
    <w:p w14:paraId="35B99F9A" w14:textId="77777777" w:rsidR="00826761" w:rsidRPr="00826761" w:rsidRDefault="00826761" w:rsidP="00826761">
      <w:r w:rsidRPr="00826761">
        <w:t>typedef struct SNAKE {</w:t>
      </w:r>
    </w:p>
    <w:p w14:paraId="2D2CAE9D" w14:textId="77777777" w:rsidR="00826761" w:rsidRPr="00826761" w:rsidRDefault="00826761" w:rsidP="00826761">
      <w:r w:rsidRPr="00826761">
        <w:t xml:space="preserve">    int x;</w:t>
      </w:r>
    </w:p>
    <w:p w14:paraId="26338472" w14:textId="77777777" w:rsidR="00826761" w:rsidRPr="00826761" w:rsidRDefault="00826761" w:rsidP="00826761">
      <w:r w:rsidRPr="00826761">
        <w:t xml:space="preserve">    int y;</w:t>
      </w:r>
    </w:p>
    <w:p w14:paraId="216CC0DD" w14:textId="77777777" w:rsidR="00826761" w:rsidRPr="00826761" w:rsidRDefault="00826761" w:rsidP="00826761">
      <w:r w:rsidRPr="00826761">
        <w:t xml:space="preserve">    struct SNAKE* next;</w:t>
      </w:r>
    </w:p>
    <w:p w14:paraId="642FA1A5" w14:textId="77777777" w:rsidR="00826761" w:rsidRPr="00826761" w:rsidRDefault="00826761" w:rsidP="00826761">
      <w:r w:rsidRPr="00826761">
        <w:t>} snake;</w:t>
      </w:r>
    </w:p>
    <w:p w14:paraId="12591C19" w14:textId="77777777" w:rsidR="00826761" w:rsidRPr="00826761" w:rsidRDefault="00826761" w:rsidP="00826761">
      <w:pPr>
        <w:numPr>
          <w:ilvl w:val="0"/>
          <w:numId w:val="28"/>
        </w:numPr>
      </w:pPr>
      <w:r w:rsidRPr="00826761">
        <w:t>实现动态的蛇身增长与移动；</w:t>
      </w:r>
    </w:p>
    <w:p w14:paraId="7F97A6CC" w14:textId="77777777" w:rsidR="00826761" w:rsidRPr="00826761" w:rsidRDefault="00826761" w:rsidP="00826761">
      <w:pPr>
        <w:numPr>
          <w:ilvl w:val="0"/>
          <w:numId w:val="28"/>
        </w:numPr>
      </w:pPr>
      <w:r w:rsidRPr="00826761">
        <w:t>头插法实现蛇头移动，尾部删除旧节点。</w:t>
      </w:r>
    </w:p>
    <w:p w14:paraId="77E6D764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5.2 用户信息结构体</w:t>
      </w:r>
    </w:p>
    <w:p w14:paraId="2667B4FB" w14:textId="77777777" w:rsidR="00826761" w:rsidRPr="00826761" w:rsidRDefault="00826761" w:rsidP="00826761">
      <w:r w:rsidRPr="00826761">
        <w:t>typedef struct {</w:t>
      </w:r>
    </w:p>
    <w:p w14:paraId="7396CCDC" w14:textId="77777777" w:rsidR="00826761" w:rsidRPr="00826761" w:rsidRDefault="00826761" w:rsidP="00826761">
      <w:r w:rsidRPr="00826761">
        <w:t xml:space="preserve">    char username[20];</w:t>
      </w:r>
    </w:p>
    <w:p w14:paraId="7B3DFF4A" w14:textId="77777777" w:rsidR="00826761" w:rsidRPr="00826761" w:rsidRDefault="00826761" w:rsidP="00826761">
      <w:r w:rsidRPr="00826761">
        <w:t xml:space="preserve">    char password[20];</w:t>
      </w:r>
    </w:p>
    <w:p w14:paraId="1477C554" w14:textId="77777777" w:rsidR="00826761" w:rsidRPr="00826761" w:rsidRDefault="00826761" w:rsidP="00826761">
      <w:r w:rsidRPr="00826761">
        <w:lastRenderedPageBreak/>
        <w:t>} User;</w:t>
      </w:r>
    </w:p>
    <w:p w14:paraId="51D9DC57" w14:textId="77777777" w:rsidR="00826761" w:rsidRPr="00826761" w:rsidRDefault="00826761" w:rsidP="00826761">
      <w:pPr>
        <w:numPr>
          <w:ilvl w:val="0"/>
          <w:numId w:val="29"/>
        </w:numPr>
      </w:pPr>
      <w:r w:rsidRPr="00826761">
        <w:t>保存在 users.txt 中；</w:t>
      </w:r>
    </w:p>
    <w:p w14:paraId="2DE6D19E" w14:textId="77777777" w:rsidR="00826761" w:rsidRPr="00826761" w:rsidRDefault="00826761" w:rsidP="00826761">
      <w:pPr>
        <w:numPr>
          <w:ilvl w:val="0"/>
          <w:numId w:val="29"/>
        </w:numPr>
      </w:pPr>
      <w:r w:rsidRPr="00826761">
        <w:t>用于身份验证。</w:t>
      </w:r>
    </w:p>
    <w:p w14:paraId="0B047657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5.3 游戏日志结构体</w:t>
      </w:r>
    </w:p>
    <w:p w14:paraId="0EB2EE79" w14:textId="77777777" w:rsidR="00826761" w:rsidRPr="00826761" w:rsidRDefault="00826761" w:rsidP="00826761">
      <w:r w:rsidRPr="00826761">
        <w:t xml:space="preserve">typedef struct </w:t>
      </w:r>
      <w:proofErr w:type="spellStart"/>
      <w:r w:rsidRPr="00826761">
        <w:t>GameLog</w:t>
      </w:r>
      <w:proofErr w:type="spellEnd"/>
      <w:r w:rsidRPr="00826761">
        <w:t xml:space="preserve"> {</w:t>
      </w:r>
    </w:p>
    <w:p w14:paraId="01734DD6" w14:textId="77777777" w:rsidR="00826761" w:rsidRPr="00826761" w:rsidRDefault="00826761" w:rsidP="00826761">
      <w:r w:rsidRPr="00826761">
        <w:t xml:space="preserve">    int </w:t>
      </w:r>
      <w:proofErr w:type="spellStart"/>
      <w:r w:rsidRPr="00826761">
        <w:t>log_id</w:t>
      </w:r>
      <w:proofErr w:type="spellEnd"/>
      <w:r w:rsidRPr="00826761">
        <w:t>;</w:t>
      </w:r>
    </w:p>
    <w:p w14:paraId="3F7DAEDC" w14:textId="77777777" w:rsidR="00826761" w:rsidRPr="00826761" w:rsidRDefault="00826761" w:rsidP="00826761">
      <w:r w:rsidRPr="00826761">
        <w:t xml:space="preserve">    char username[20];</w:t>
      </w:r>
    </w:p>
    <w:p w14:paraId="53A9F687" w14:textId="77777777" w:rsidR="00826761" w:rsidRPr="00826761" w:rsidRDefault="00826761" w:rsidP="00826761">
      <w:r w:rsidRPr="00826761">
        <w:t xml:space="preserve">    </w:t>
      </w:r>
      <w:proofErr w:type="spellStart"/>
      <w:r w:rsidRPr="00826761">
        <w:t>time_t</w:t>
      </w:r>
      <w:proofErr w:type="spellEnd"/>
      <w:r w:rsidRPr="00826761">
        <w:t xml:space="preserve"> </w:t>
      </w:r>
      <w:proofErr w:type="spellStart"/>
      <w:r w:rsidRPr="00826761">
        <w:t>start_time</w:t>
      </w:r>
      <w:proofErr w:type="spellEnd"/>
      <w:r w:rsidRPr="00826761">
        <w:t>;</w:t>
      </w:r>
    </w:p>
    <w:p w14:paraId="3A637EB9" w14:textId="77777777" w:rsidR="00826761" w:rsidRPr="00826761" w:rsidRDefault="00826761" w:rsidP="00826761">
      <w:r w:rsidRPr="00826761">
        <w:t xml:space="preserve">    </w:t>
      </w:r>
      <w:proofErr w:type="spellStart"/>
      <w:r w:rsidRPr="00826761">
        <w:t>time_t</w:t>
      </w:r>
      <w:proofErr w:type="spellEnd"/>
      <w:r w:rsidRPr="00826761">
        <w:t xml:space="preserve"> </w:t>
      </w:r>
      <w:proofErr w:type="spellStart"/>
      <w:r w:rsidRPr="00826761">
        <w:t>end_time</w:t>
      </w:r>
      <w:proofErr w:type="spellEnd"/>
      <w:r w:rsidRPr="00826761">
        <w:t>;</w:t>
      </w:r>
    </w:p>
    <w:p w14:paraId="16014558" w14:textId="77777777" w:rsidR="00826761" w:rsidRPr="00826761" w:rsidRDefault="00826761" w:rsidP="00826761">
      <w:r w:rsidRPr="00826761">
        <w:t xml:space="preserve">    int score;</w:t>
      </w:r>
    </w:p>
    <w:p w14:paraId="49CDF50B" w14:textId="77777777" w:rsidR="00826761" w:rsidRPr="00826761" w:rsidRDefault="00826761" w:rsidP="00826761">
      <w:r w:rsidRPr="00826761">
        <w:t xml:space="preserve">    char </w:t>
      </w:r>
      <w:proofErr w:type="spellStart"/>
      <w:r w:rsidRPr="00826761">
        <w:t>game_over_reason</w:t>
      </w:r>
      <w:proofErr w:type="spellEnd"/>
      <w:r w:rsidRPr="00826761">
        <w:t>[50];</w:t>
      </w:r>
    </w:p>
    <w:p w14:paraId="7D3E8A0C" w14:textId="77777777" w:rsidR="00826761" w:rsidRPr="00826761" w:rsidRDefault="00826761" w:rsidP="00826761">
      <w:r w:rsidRPr="00826761">
        <w:t xml:space="preserve">} </w:t>
      </w:r>
      <w:proofErr w:type="spellStart"/>
      <w:r w:rsidRPr="00826761">
        <w:t>GameLog</w:t>
      </w:r>
      <w:proofErr w:type="spellEnd"/>
      <w:r w:rsidRPr="00826761">
        <w:t>;</w:t>
      </w:r>
    </w:p>
    <w:p w14:paraId="6342F381" w14:textId="77777777" w:rsidR="00826761" w:rsidRPr="00826761" w:rsidRDefault="00826761" w:rsidP="00826761">
      <w:pPr>
        <w:numPr>
          <w:ilvl w:val="0"/>
          <w:numId w:val="30"/>
        </w:numPr>
      </w:pPr>
      <w:r w:rsidRPr="00826761">
        <w:t>用于存储与显示游戏记录；</w:t>
      </w:r>
    </w:p>
    <w:p w14:paraId="1A849387" w14:textId="77777777" w:rsidR="00826761" w:rsidRPr="00826761" w:rsidRDefault="00826761" w:rsidP="00826761">
      <w:pPr>
        <w:numPr>
          <w:ilvl w:val="0"/>
          <w:numId w:val="30"/>
        </w:numPr>
      </w:pPr>
      <w:r w:rsidRPr="00826761">
        <w:t xml:space="preserve">时间戳使用 </w:t>
      </w:r>
      <w:proofErr w:type="spellStart"/>
      <w:r w:rsidRPr="00826761">
        <w:t>time_t</w:t>
      </w:r>
      <w:proofErr w:type="spellEnd"/>
      <w:r w:rsidRPr="00826761">
        <w:t xml:space="preserve"> 格式，输出为标准时间格式。</w:t>
      </w:r>
    </w:p>
    <w:p w14:paraId="6B1C5897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5.4 游戏状态结构体</w:t>
      </w:r>
    </w:p>
    <w:p w14:paraId="50658762" w14:textId="77777777" w:rsidR="00826761" w:rsidRPr="00826761" w:rsidRDefault="00826761" w:rsidP="00826761">
      <w:r w:rsidRPr="00826761">
        <w:t xml:space="preserve">typedef struct </w:t>
      </w:r>
      <w:proofErr w:type="spellStart"/>
      <w:r w:rsidRPr="00826761">
        <w:t>GameState</w:t>
      </w:r>
      <w:proofErr w:type="spellEnd"/>
      <w:r w:rsidRPr="00826761">
        <w:t xml:space="preserve"> {</w:t>
      </w:r>
    </w:p>
    <w:p w14:paraId="62078B4C" w14:textId="77777777" w:rsidR="00826761" w:rsidRPr="00826761" w:rsidRDefault="00826761" w:rsidP="00826761">
      <w:r w:rsidRPr="00826761">
        <w:t xml:space="preserve">    int </w:t>
      </w:r>
      <w:proofErr w:type="spellStart"/>
      <w:r w:rsidRPr="00826761">
        <w:t>snake_nodes</w:t>
      </w:r>
      <w:proofErr w:type="spellEnd"/>
      <w:r w:rsidRPr="00826761">
        <w:t>[1000][2]; // 蛇身每节坐标</w:t>
      </w:r>
    </w:p>
    <w:p w14:paraId="5677D480" w14:textId="77777777" w:rsidR="00826761" w:rsidRPr="00826761" w:rsidRDefault="00826761" w:rsidP="00826761">
      <w:r w:rsidRPr="00826761">
        <w:t xml:space="preserve">    int </w:t>
      </w:r>
      <w:proofErr w:type="spellStart"/>
      <w:r w:rsidRPr="00826761">
        <w:t>snake_length</w:t>
      </w:r>
      <w:proofErr w:type="spellEnd"/>
      <w:r w:rsidRPr="00826761">
        <w:t>;</w:t>
      </w:r>
    </w:p>
    <w:p w14:paraId="4E200FEF" w14:textId="77777777" w:rsidR="00826761" w:rsidRPr="00826761" w:rsidRDefault="00826761" w:rsidP="00826761">
      <w:r w:rsidRPr="00826761">
        <w:t xml:space="preserve">    int </w:t>
      </w:r>
      <w:proofErr w:type="spellStart"/>
      <w:r w:rsidRPr="00826761">
        <w:t>food_x</w:t>
      </w:r>
      <w:proofErr w:type="spellEnd"/>
      <w:r w:rsidRPr="00826761">
        <w:t xml:space="preserve">, </w:t>
      </w:r>
      <w:proofErr w:type="spellStart"/>
      <w:r w:rsidRPr="00826761">
        <w:t>food_y</w:t>
      </w:r>
      <w:proofErr w:type="spellEnd"/>
      <w:r w:rsidRPr="00826761">
        <w:t>;</w:t>
      </w:r>
    </w:p>
    <w:p w14:paraId="3F103112" w14:textId="77777777" w:rsidR="00826761" w:rsidRPr="00826761" w:rsidRDefault="00826761" w:rsidP="00826761">
      <w:r w:rsidRPr="00826761">
        <w:t xml:space="preserve">    int score;</w:t>
      </w:r>
    </w:p>
    <w:p w14:paraId="6B3752EF" w14:textId="77777777" w:rsidR="00826761" w:rsidRPr="00826761" w:rsidRDefault="00826761" w:rsidP="00826761">
      <w:r w:rsidRPr="00826761">
        <w:t xml:space="preserve">} </w:t>
      </w:r>
      <w:proofErr w:type="spellStart"/>
      <w:r w:rsidRPr="00826761">
        <w:t>GameState</w:t>
      </w:r>
      <w:proofErr w:type="spellEnd"/>
      <w:r w:rsidRPr="00826761">
        <w:t>;</w:t>
      </w:r>
    </w:p>
    <w:p w14:paraId="44757B08" w14:textId="77777777" w:rsidR="00826761" w:rsidRPr="00826761" w:rsidRDefault="00826761" w:rsidP="00826761">
      <w:pPr>
        <w:numPr>
          <w:ilvl w:val="0"/>
          <w:numId w:val="31"/>
        </w:numPr>
      </w:pPr>
      <w:r w:rsidRPr="00826761">
        <w:t>在查看日志时保存当前状态；</w:t>
      </w:r>
    </w:p>
    <w:p w14:paraId="69FDC46F" w14:textId="77777777" w:rsidR="00826761" w:rsidRPr="00826761" w:rsidRDefault="00826761" w:rsidP="00826761">
      <w:pPr>
        <w:numPr>
          <w:ilvl w:val="0"/>
          <w:numId w:val="31"/>
        </w:numPr>
      </w:pPr>
      <w:r w:rsidRPr="00826761">
        <w:t>支持恢复游戏继续操作。</w:t>
      </w:r>
    </w:p>
    <w:p w14:paraId="4765D10E" w14:textId="77777777" w:rsidR="00826761" w:rsidRPr="00826761" w:rsidRDefault="00826761" w:rsidP="00826761">
      <w:r w:rsidRPr="00826761">
        <w:pict w14:anchorId="1EB404D2">
          <v:rect id="_x0000_i1196" style="width:0;height:1.5pt" o:hralign="center" o:hrstd="t" o:hr="t" fillcolor="#a0a0a0" stroked="f"/>
        </w:pict>
      </w:r>
    </w:p>
    <w:p w14:paraId="2811F428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六、输入输出说明</w:t>
      </w:r>
    </w:p>
    <w:p w14:paraId="53D075DA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6.1 输入</w:t>
      </w:r>
    </w:p>
    <w:p w14:paraId="7F46056E" w14:textId="77777777" w:rsidR="00826761" w:rsidRPr="00826761" w:rsidRDefault="00826761" w:rsidP="00826761">
      <w:pPr>
        <w:numPr>
          <w:ilvl w:val="0"/>
          <w:numId w:val="32"/>
        </w:numPr>
      </w:pPr>
      <w:r w:rsidRPr="00826761">
        <w:t>键盘输入用户名、密码、方向键、功能键（F1~F5）</w:t>
      </w:r>
    </w:p>
    <w:p w14:paraId="3C4B59FA" w14:textId="77777777" w:rsidR="00826761" w:rsidRPr="00826761" w:rsidRDefault="00826761" w:rsidP="00826761">
      <w:pPr>
        <w:numPr>
          <w:ilvl w:val="0"/>
          <w:numId w:val="32"/>
        </w:numPr>
      </w:pPr>
      <w:r w:rsidRPr="00826761">
        <w:t>菜单输入 1/2/3 进行选择操作</w:t>
      </w:r>
    </w:p>
    <w:p w14:paraId="31C79FF7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6.2 输出</w:t>
      </w:r>
    </w:p>
    <w:p w14:paraId="52509FE5" w14:textId="77777777" w:rsidR="00826761" w:rsidRPr="00826761" w:rsidRDefault="00826761" w:rsidP="00826761">
      <w:pPr>
        <w:numPr>
          <w:ilvl w:val="0"/>
          <w:numId w:val="33"/>
        </w:numPr>
      </w:pPr>
      <w:r w:rsidRPr="00826761">
        <w:t>控制台字符界面</w:t>
      </w:r>
    </w:p>
    <w:p w14:paraId="7A12F3DF" w14:textId="77777777" w:rsidR="00826761" w:rsidRPr="00826761" w:rsidRDefault="00826761" w:rsidP="00826761">
      <w:pPr>
        <w:numPr>
          <w:ilvl w:val="0"/>
          <w:numId w:val="33"/>
        </w:numPr>
      </w:pPr>
      <w:r w:rsidRPr="00826761">
        <w:t>文件输出：</w:t>
      </w:r>
    </w:p>
    <w:p w14:paraId="4422B07E" w14:textId="77777777" w:rsidR="00826761" w:rsidRPr="00826761" w:rsidRDefault="00826761" w:rsidP="00826761">
      <w:pPr>
        <w:numPr>
          <w:ilvl w:val="1"/>
          <w:numId w:val="33"/>
        </w:numPr>
      </w:pPr>
      <w:r w:rsidRPr="00826761">
        <w:t>users.txt：注册用户</w:t>
      </w:r>
    </w:p>
    <w:p w14:paraId="01D99CA2" w14:textId="77777777" w:rsidR="00826761" w:rsidRPr="00826761" w:rsidRDefault="00826761" w:rsidP="00826761">
      <w:pPr>
        <w:numPr>
          <w:ilvl w:val="1"/>
          <w:numId w:val="33"/>
        </w:numPr>
      </w:pPr>
      <w:r w:rsidRPr="00826761">
        <w:t>game_logs.txt：游戏日志信息</w:t>
      </w:r>
    </w:p>
    <w:p w14:paraId="145A9193" w14:textId="77777777" w:rsidR="00826761" w:rsidRPr="00826761" w:rsidRDefault="00826761" w:rsidP="00826761">
      <w:r w:rsidRPr="00826761">
        <w:pict w14:anchorId="7B29BC16">
          <v:rect id="_x0000_i1197" style="width:0;height:1.5pt" o:hralign="center" o:hrstd="t" o:hr="t" fillcolor="#a0a0a0" stroked="f"/>
        </w:pict>
      </w:r>
    </w:p>
    <w:p w14:paraId="718F7A03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七、运行环境说明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3044"/>
      </w:tblGrid>
      <w:tr w:rsidR="00826761" w:rsidRPr="00826761" w14:paraId="1E2CB85F" w14:textId="77777777" w:rsidTr="00826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8AC1E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6FFCB73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t>内容</w:t>
            </w:r>
          </w:p>
        </w:tc>
      </w:tr>
      <w:tr w:rsidR="00826761" w:rsidRPr="00826761" w14:paraId="3E00B63E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D3D4" w14:textId="77777777" w:rsidR="00826761" w:rsidRPr="00826761" w:rsidRDefault="00826761" w:rsidP="00826761">
            <w:r w:rsidRPr="00826761">
              <w:t>操作系统</w:t>
            </w:r>
          </w:p>
        </w:tc>
        <w:tc>
          <w:tcPr>
            <w:tcW w:w="0" w:type="auto"/>
            <w:vAlign w:val="center"/>
            <w:hideMark/>
          </w:tcPr>
          <w:p w14:paraId="72303225" w14:textId="77777777" w:rsidR="00826761" w:rsidRPr="00826761" w:rsidRDefault="00826761" w:rsidP="00826761">
            <w:r w:rsidRPr="00826761">
              <w:t>Windows 10/11</w:t>
            </w:r>
          </w:p>
        </w:tc>
      </w:tr>
      <w:tr w:rsidR="00826761" w:rsidRPr="00826761" w14:paraId="15C19B57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4BA7" w14:textId="77777777" w:rsidR="00826761" w:rsidRPr="00826761" w:rsidRDefault="00826761" w:rsidP="00826761">
            <w:r w:rsidRPr="00826761">
              <w:t>编译器</w:t>
            </w:r>
          </w:p>
        </w:tc>
        <w:tc>
          <w:tcPr>
            <w:tcW w:w="0" w:type="auto"/>
            <w:vAlign w:val="center"/>
            <w:hideMark/>
          </w:tcPr>
          <w:p w14:paraId="3BCF2B6C" w14:textId="77777777" w:rsidR="00826761" w:rsidRPr="00826761" w:rsidRDefault="00826761" w:rsidP="00826761">
            <w:r w:rsidRPr="00826761">
              <w:t>GCC / Visual Studio</w:t>
            </w:r>
          </w:p>
        </w:tc>
      </w:tr>
      <w:tr w:rsidR="00826761" w:rsidRPr="00826761" w14:paraId="49401980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088F" w14:textId="77777777" w:rsidR="00826761" w:rsidRPr="00826761" w:rsidRDefault="00826761" w:rsidP="00826761">
            <w:r w:rsidRPr="00826761">
              <w:t>依赖库</w:t>
            </w:r>
          </w:p>
        </w:tc>
        <w:tc>
          <w:tcPr>
            <w:tcW w:w="0" w:type="auto"/>
            <w:vAlign w:val="center"/>
            <w:hideMark/>
          </w:tcPr>
          <w:p w14:paraId="6E623960" w14:textId="77777777" w:rsidR="00826761" w:rsidRPr="00826761" w:rsidRDefault="00826761" w:rsidP="00826761">
            <w:r w:rsidRPr="00826761">
              <w:t>&lt;</w:t>
            </w:r>
            <w:proofErr w:type="spellStart"/>
            <w:r w:rsidRPr="00826761">
              <w:t>windows.h</w:t>
            </w:r>
            <w:proofErr w:type="spellEnd"/>
            <w:r w:rsidRPr="00826761">
              <w:t>&gt; &lt;</w:t>
            </w:r>
            <w:proofErr w:type="spellStart"/>
            <w:r w:rsidRPr="00826761">
              <w:t>time.h</w:t>
            </w:r>
            <w:proofErr w:type="spellEnd"/>
            <w:r w:rsidRPr="00826761">
              <w:t>&gt;</w:t>
            </w:r>
          </w:p>
        </w:tc>
      </w:tr>
      <w:tr w:rsidR="00826761" w:rsidRPr="00826761" w14:paraId="3AF01BA0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26A1" w14:textId="77777777" w:rsidR="00826761" w:rsidRPr="00826761" w:rsidRDefault="00826761" w:rsidP="00826761">
            <w:r w:rsidRPr="00826761">
              <w:t>控制台设置</w:t>
            </w:r>
          </w:p>
        </w:tc>
        <w:tc>
          <w:tcPr>
            <w:tcW w:w="0" w:type="auto"/>
            <w:vAlign w:val="center"/>
            <w:hideMark/>
          </w:tcPr>
          <w:p w14:paraId="3519D43E" w14:textId="77777777" w:rsidR="00826761" w:rsidRPr="00826761" w:rsidRDefault="00826761" w:rsidP="00826761">
            <w:r w:rsidRPr="00826761">
              <w:t>推荐宽度：100列，高度：30行</w:t>
            </w:r>
          </w:p>
        </w:tc>
      </w:tr>
      <w:tr w:rsidR="00826761" w:rsidRPr="00826761" w14:paraId="0C606AF3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9F72" w14:textId="77777777" w:rsidR="00826761" w:rsidRPr="00826761" w:rsidRDefault="00826761" w:rsidP="00826761">
            <w:r w:rsidRPr="00826761">
              <w:t>编码格式</w:t>
            </w:r>
          </w:p>
        </w:tc>
        <w:tc>
          <w:tcPr>
            <w:tcW w:w="0" w:type="auto"/>
            <w:vAlign w:val="center"/>
            <w:hideMark/>
          </w:tcPr>
          <w:p w14:paraId="1DD1957C" w14:textId="77777777" w:rsidR="00826761" w:rsidRPr="00826761" w:rsidRDefault="00826761" w:rsidP="00826761">
            <w:r w:rsidRPr="00826761">
              <w:t>UTF-8 或 ANSI</w:t>
            </w:r>
          </w:p>
        </w:tc>
      </w:tr>
    </w:tbl>
    <w:p w14:paraId="69F3A8E4" w14:textId="77777777" w:rsidR="00826761" w:rsidRPr="00826761" w:rsidRDefault="00826761" w:rsidP="00826761">
      <w:r w:rsidRPr="00826761">
        <w:pict w14:anchorId="0B2182FE">
          <v:rect id="_x0000_i1198" style="width:0;height:1.5pt" o:hralign="center" o:hrstd="t" o:hr="t" fillcolor="#a0a0a0" stroked="f"/>
        </w:pict>
      </w:r>
    </w:p>
    <w:p w14:paraId="43A33102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八、测试设计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320"/>
        <w:gridCol w:w="1950"/>
        <w:gridCol w:w="2001"/>
      </w:tblGrid>
      <w:tr w:rsidR="00826761" w:rsidRPr="00826761" w14:paraId="699304EF" w14:textId="77777777" w:rsidTr="00826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BEF11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lastRenderedPageBreak/>
              <w:t>测试编号</w:t>
            </w:r>
          </w:p>
        </w:tc>
        <w:tc>
          <w:tcPr>
            <w:tcW w:w="0" w:type="auto"/>
            <w:vAlign w:val="center"/>
            <w:hideMark/>
          </w:tcPr>
          <w:p w14:paraId="072F5B1C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t>测试内容</w:t>
            </w:r>
          </w:p>
        </w:tc>
        <w:tc>
          <w:tcPr>
            <w:tcW w:w="0" w:type="auto"/>
            <w:vAlign w:val="center"/>
            <w:hideMark/>
          </w:tcPr>
          <w:p w14:paraId="3EC70548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74227943" w14:textId="77777777" w:rsidR="00826761" w:rsidRPr="00826761" w:rsidRDefault="00826761" w:rsidP="00826761">
            <w:pPr>
              <w:rPr>
                <w:b/>
                <w:bCs/>
              </w:rPr>
            </w:pPr>
            <w:r w:rsidRPr="00826761">
              <w:rPr>
                <w:b/>
                <w:bCs/>
              </w:rPr>
              <w:t>预期输出</w:t>
            </w:r>
          </w:p>
        </w:tc>
      </w:tr>
      <w:tr w:rsidR="00826761" w:rsidRPr="00826761" w14:paraId="6CFA4552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3FEE" w14:textId="77777777" w:rsidR="00826761" w:rsidRPr="00826761" w:rsidRDefault="00826761" w:rsidP="00826761">
            <w:r w:rsidRPr="00826761">
              <w:t>T1</w:t>
            </w:r>
          </w:p>
        </w:tc>
        <w:tc>
          <w:tcPr>
            <w:tcW w:w="0" w:type="auto"/>
            <w:vAlign w:val="center"/>
            <w:hideMark/>
          </w:tcPr>
          <w:p w14:paraId="246E7803" w14:textId="77777777" w:rsidR="00826761" w:rsidRPr="00826761" w:rsidRDefault="00826761" w:rsidP="00826761">
            <w:r w:rsidRPr="00826761">
              <w:t>注册重复用户</w:t>
            </w:r>
          </w:p>
        </w:tc>
        <w:tc>
          <w:tcPr>
            <w:tcW w:w="0" w:type="auto"/>
            <w:vAlign w:val="center"/>
            <w:hideMark/>
          </w:tcPr>
          <w:p w14:paraId="3CFEC9CE" w14:textId="77777777" w:rsidR="00826761" w:rsidRPr="00826761" w:rsidRDefault="00826761" w:rsidP="00826761">
            <w:r w:rsidRPr="00826761">
              <w:t>已存在用户名</w:t>
            </w:r>
          </w:p>
        </w:tc>
        <w:tc>
          <w:tcPr>
            <w:tcW w:w="0" w:type="auto"/>
            <w:vAlign w:val="center"/>
            <w:hideMark/>
          </w:tcPr>
          <w:p w14:paraId="1590BEF4" w14:textId="77777777" w:rsidR="00826761" w:rsidRPr="00826761" w:rsidRDefault="00826761" w:rsidP="00826761">
            <w:r w:rsidRPr="00826761">
              <w:t>提示“用户名已存在”</w:t>
            </w:r>
          </w:p>
        </w:tc>
      </w:tr>
      <w:tr w:rsidR="00826761" w:rsidRPr="00826761" w14:paraId="7AF240E9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3AD9" w14:textId="77777777" w:rsidR="00826761" w:rsidRPr="00826761" w:rsidRDefault="00826761" w:rsidP="00826761">
            <w:r w:rsidRPr="00826761">
              <w:t>T2</w:t>
            </w:r>
          </w:p>
        </w:tc>
        <w:tc>
          <w:tcPr>
            <w:tcW w:w="0" w:type="auto"/>
            <w:vAlign w:val="center"/>
            <w:hideMark/>
          </w:tcPr>
          <w:p w14:paraId="7FD86B93" w14:textId="77777777" w:rsidR="00826761" w:rsidRPr="00826761" w:rsidRDefault="00826761" w:rsidP="00826761">
            <w:r w:rsidRPr="00826761">
              <w:t>登录成功</w:t>
            </w:r>
          </w:p>
        </w:tc>
        <w:tc>
          <w:tcPr>
            <w:tcW w:w="0" w:type="auto"/>
            <w:vAlign w:val="center"/>
            <w:hideMark/>
          </w:tcPr>
          <w:p w14:paraId="2CA3D0F4" w14:textId="77777777" w:rsidR="00826761" w:rsidRPr="00826761" w:rsidRDefault="00826761" w:rsidP="00826761">
            <w:r w:rsidRPr="00826761">
              <w:t>合法用户和密码</w:t>
            </w:r>
          </w:p>
        </w:tc>
        <w:tc>
          <w:tcPr>
            <w:tcW w:w="0" w:type="auto"/>
            <w:vAlign w:val="center"/>
            <w:hideMark/>
          </w:tcPr>
          <w:p w14:paraId="2393DF82" w14:textId="77777777" w:rsidR="00826761" w:rsidRPr="00826761" w:rsidRDefault="00826761" w:rsidP="00826761">
            <w:r w:rsidRPr="00826761">
              <w:t>进入游戏</w:t>
            </w:r>
          </w:p>
        </w:tc>
      </w:tr>
      <w:tr w:rsidR="00826761" w:rsidRPr="00826761" w14:paraId="74CF86ED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1DCF" w14:textId="77777777" w:rsidR="00826761" w:rsidRPr="00826761" w:rsidRDefault="00826761" w:rsidP="00826761">
            <w:r w:rsidRPr="00826761">
              <w:t>T3</w:t>
            </w:r>
          </w:p>
        </w:tc>
        <w:tc>
          <w:tcPr>
            <w:tcW w:w="0" w:type="auto"/>
            <w:vAlign w:val="center"/>
            <w:hideMark/>
          </w:tcPr>
          <w:p w14:paraId="37D16F15" w14:textId="77777777" w:rsidR="00826761" w:rsidRPr="00826761" w:rsidRDefault="00826761" w:rsidP="00826761">
            <w:r w:rsidRPr="00826761">
              <w:t>吃食物加分</w:t>
            </w:r>
          </w:p>
        </w:tc>
        <w:tc>
          <w:tcPr>
            <w:tcW w:w="0" w:type="auto"/>
            <w:vAlign w:val="center"/>
            <w:hideMark/>
          </w:tcPr>
          <w:p w14:paraId="789F4D25" w14:textId="77777777" w:rsidR="00826761" w:rsidRPr="00826761" w:rsidRDefault="00826761" w:rsidP="00826761">
            <w:r w:rsidRPr="00826761">
              <w:t>控制蛇吃食物</w:t>
            </w:r>
          </w:p>
        </w:tc>
        <w:tc>
          <w:tcPr>
            <w:tcW w:w="0" w:type="auto"/>
            <w:vAlign w:val="center"/>
            <w:hideMark/>
          </w:tcPr>
          <w:p w14:paraId="125F8073" w14:textId="77777777" w:rsidR="00826761" w:rsidRPr="00826761" w:rsidRDefault="00826761" w:rsidP="00826761">
            <w:r w:rsidRPr="00826761">
              <w:t>分数加10，蛇增长</w:t>
            </w:r>
          </w:p>
        </w:tc>
      </w:tr>
      <w:tr w:rsidR="00826761" w:rsidRPr="00826761" w14:paraId="5B1AE718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396B" w14:textId="77777777" w:rsidR="00826761" w:rsidRPr="00826761" w:rsidRDefault="00826761" w:rsidP="00826761">
            <w:r w:rsidRPr="00826761">
              <w:t>T4</w:t>
            </w:r>
          </w:p>
        </w:tc>
        <w:tc>
          <w:tcPr>
            <w:tcW w:w="0" w:type="auto"/>
            <w:vAlign w:val="center"/>
            <w:hideMark/>
          </w:tcPr>
          <w:p w14:paraId="173F9983" w14:textId="77777777" w:rsidR="00826761" w:rsidRPr="00826761" w:rsidRDefault="00826761" w:rsidP="00826761">
            <w:r w:rsidRPr="00826761">
              <w:t>撞墙失败</w:t>
            </w:r>
          </w:p>
        </w:tc>
        <w:tc>
          <w:tcPr>
            <w:tcW w:w="0" w:type="auto"/>
            <w:vAlign w:val="center"/>
            <w:hideMark/>
          </w:tcPr>
          <w:p w14:paraId="7DF0EFAF" w14:textId="77777777" w:rsidR="00826761" w:rsidRPr="00826761" w:rsidRDefault="00826761" w:rsidP="00826761">
            <w:r w:rsidRPr="00826761">
              <w:t>控制蛇撞墙</w:t>
            </w:r>
          </w:p>
        </w:tc>
        <w:tc>
          <w:tcPr>
            <w:tcW w:w="0" w:type="auto"/>
            <w:vAlign w:val="center"/>
            <w:hideMark/>
          </w:tcPr>
          <w:p w14:paraId="1F27F627" w14:textId="77777777" w:rsidR="00826761" w:rsidRPr="00826761" w:rsidRDefault="00826761" w:rsidP="00826761">
            <w:r w:rsidRPr="00826761">
              <w:t>游戏结束，显示提示</w:t>
            </w:r>
          </w:p>
        </w:tc>
      </w:tr>
      <w:tr w:rsidR="00826761" w:rsidRPr="00826761" w14:paraId="0E6C8BF2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7503" w14:textId="77777777" w:rsidR="00826761" w:rsidRPr="00826761" w:rsidRDefault="00826761" w:rsidP="00826761">
            <w:r w:rsidRPr="00826761">
              <w:t>T5</w:t>
            </w:r>
          </w:p>
        </w:tc>
        <w:tc>
          <w:tcPr>
            <w:tcW w:w="0" w:type="auto"/>
            <w:vAlign w:val="center"/>
            <w:hideMark/>
          </w:tcPr>
          <w:p w14:paraId="2235C025" w14:textId="77777777" w:rsidR="00826761" w:rsidRPr="00826761" w:rsidRDefault="00826761" w:rsidP="00826761">
            <w:r w:rsidRPr="00826761">
              <w:t>日志保存</w:t>
            </w:r>
          </w:p>
        </w:tc>
        <w:tc>
          <w:tcPr>
            <w:tcW w:w="0" w:type="auto"/>
            <w:vAlign w:val="center"/>
            <w:hideMark/>
          </w:tcPr>
          <w:p w14:paraId="03190CEF" w14:textId="77777777" w:rsidR="00826761" w:rsidRPr="00826761" w:rsidRDefault="00826761" w:rsidP="00826761">
            <w:r w:rsidRPr="00826761">
              <w:t>完成游戏</w:t>
            </w:r>
          </w:p>
        </w:tc>
        <w:tc>
          <w:tcPr>
            <w:tcW w:w="0" w:type="auto"/>
            <w:vAlign w:val="center"/>
            <w:hideMark/>
          </w:tcPr>
          <w:p w14:paraId="7311D6DB" w14:textId="77777777" w:rsidR="00826761" w:rsidRPr="00826761" w:rsidRDefault="00826761" w:rsidP="00826761">
            <w:r w:rsidRPr="00826761">
              <w:t>game_logs.txt中新增</w:t>
            </w:r>
          </w:p>
        </w:tc>
      </w:tr>
      <w:tr w:rsidR="00826761" w:rsidRPr="00826761" w14:paraId="14ADBD9C" w14:textId="77777777" w:rsidTr="00826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7B2F" w14:textId="77777777" w:rsidR="00826761" w:rsidRPr="00826761" w:rsidRDefault="00826761" w:rsidP="00826761">
            <w:r w:rsidRPr="00826761">
              <w:t>T6</w:t>
            </w:r>
          </w:p>
        </w:tc>
        <w:tc>
          <w:tcPr>
            <w:tcW w:w="0" w:type="auto"/>
            <w:vAlign w:val="center"/>
            <w:hideMark/>
          </w:tcPr>
          <w:p w14:paraId="6C1FA3B9" w14:textId="77777777" w:rsidR="00826761" w:rsidRPr="00826761" w:rsidRDefault="00826761" w:rsidP="00826761">
            <w:r w:rsidRPr="00826761">
              <w:t>状态恢复</w:t>
            </w:r>
          </w:p>
        </w:tc>
        <w:tc>
          <w:tcPr>
            <w:tcW w:w="0" w:type="auto"/>
            <w:vAlign w:val="center"/>
            <w:hideMark/>
          </w:tcPr>
          <w:p w14:paraId="14D8CE8B" w14:textId="77777777" w:rsidR="00826761" w:rsidRPr="00826761" w:rsidRDefault="00826761" w:rsidP="00826761">
            <w:r w:rsidRPr="00826761">
              <w:t>中途查看日志后恢复</w:t>
            </w:r>
          </w:p>
        </w:tc>
        <w:tc>
          <w:tcPr>
            <w:tcW w:w="0" w:type="auto"/>
            <w:vAlign w:val="center"/>
            <w:hideMark/>
          </w:tcPr>
          <w:p w14:paraId="5C787858" w14:textId="77777777" w:rsidR="00826761" w:rsidRPr="00826761" w:rsidRDefault="00826761" w:rsidP="00826761">
            <w:r w:rsidRPr="00826761">
              <w:t>游戏状态无误</w:t>
            </w:r>
          </w:p>
        </w:tc>
      </w:tr>
    </w:tbl>
    <w:p w14:paraId="684FC3E4" w14:textId="77777777" w:rsidR="00826761" w:rsidRPr="00826761" w:rsidRDefault="00826761" w:rsidP="00826761">
      <w:r w:rsidRPr="00826761">
        <w:pict w14:anchorId="1FAB0C70">
          <v:rect id="_x0000_i1199" style="width:0;height:1.5pt" o:hralign="center" o:hrstd="t" o:hr="t" fillcolor="#a0a0a0" stroked="f"/>
        </w:pict>
      </w:r>
    </w:p>
    <w:p w14:paraId="571AE0D6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九、项目总结与扩展建议</w:t>
      </w:r>
    </w:p>
    <w:p w14:paraId="3D3057DF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9.1 总结</w:t>
      </w:r>
    </w:p>
    <w:p w14:paraId="02A7CF98" w14:textId="77777777" w:rsidR="00826761" w:rsidRPr="00826761" w:rsidRDefault="00826761" w:rsidP="00826761">
      <w:r w:rsidRPr="00826761">
        <w:t>该项目实现了一个功能完整、界面清晰、数据可保存的控制台贪吃蛇游戏。通过模块化设计、结构体管理、文件读写、链表操作等内容，展示了 C 语言中级项目的基本素养，适合作为学习案例与课程设计项目。</w:t>
      </w:r>
    </w:p>
    <w:p w14:paraId="7AD3BBED" w14:textId="77777777" w:rsidR="00826761" w:rsidRPr="00826761" w:rsidRDefault="00826761" w:rsidP="00826761">
      <w:pPr>
        <w:rPr>
          <w:b/>
          <w:bCs/>
        </w:rPr>
      </w:pPr>
      <w:r w:rsidRPr="00826761">
        <w:rPr>
          <w:b/>
          <w:bCs/>
        </w:rPr>
        <w:t>9.2 可扩展性建议</w:t>
      </w:r>
    </w:p>
    <w:p w14:paraId="27DD7EC5" w14:textId="77777777" w:rsidR="00826761" w:rsidRPr="00826761" w:rsidRDefault="00826761" w:rsidP="00826761">
      <w:pPr>
        <w:numPr>
          <w:ilvl w:val="0"/>
          <w:numId w:val="34"/>
        </w:numPr>
      </w:pPr>
      <w:r w:rsidRPr="00826761">
        <w:t>增加难度选择与关卡机制；</w:t>
      </w:r>
    </w:p>
    <w:p w14:paraId="775505EF" w14:textId="77777777" w:rsidR="00826761" w:rsidRPr="00826761" w:rsidRDefault="00826761" w:rsidP="00826761">
      <w:pPr>
        <w:numPr>
          <w:ilvl w:val="0"/>
          <w:numId w:val="34"/>
        </w:numPr>
      </w:pPr>
      <w:r w:rsidRPr="00826761">
        <w:t>引入数据库保存用户信息；</w:t>
      </w:r>
    </w:p>
    <w:p w14:paraId="13D18EC6" w14:textId="77777777" w:rsidR="00826761" w:rsidRPr="00826761" w:rsidRDefault="00826761" w:rsidP="00826761">
      <w:pPr>
        <w:numPr>
          <w:ilvl w:val="0"/>
          <w:numId w:val="34"/>
        </w:numPr>
      </w:pPr>
      <w:r w:rsidRPr="00826761">
        <w:t>支持本地双人对战；</w:t>
      </w:r>
    </w:p>
    <w:p w14:paraId="695EF999" w14:textId="77777777" w:rsidR="00826761" w:rsidRPr="00826761" w:rsidRDefault="00826761" w:rsidP="00826761">
      <w:pPr>
        <w:numPr>
          <w:ilvl w:val="0"/>
          <w:numId w:val="34"/>
        </w:numPr>
      </w:pPr>
      <w:r w:rsidRPr="00826761">
        <w:t>使用图形库（如 SDL）实现图形化界面；</w:t>
      </w:r>
    </w:p>
    <w:p w14:paraId="7B9A6135" w14:textId="77777777" w:rsidR="00826761" w:rsidRPr="00826761" w:rsidRDefault="00826761" w:rsidP="00826761">
      <w:pPr>
        <w:numPr>
          <w:ilvl w:val="0"/>
          <w:numId w:val="34"/>
        </w:numPr>
      </w:pPr>
      <w:r w:rsidRPr="00826761">
        <w:t>实现排行榜与成就系统。</w:t>
      </w:r>
    </w:p>
    <w:p w14:paraId="693C86B1" w14:textId="77777777" w:rsidR="00FD39B0" w:rsidRPr="00826761" w:rsidRDefault="00FD39B0">
      <w:pPr>
        <w:rPr>
          <w:rFonts w:hint="eastAsia"/>
        </w:rPr>
      </w:pPr>
    </w:p>
    <w:sectPr w:rsidR="00FD39B0" w:rsidRPr="00826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04BAD" w14:textId="77777777" w:rsidR="008879CA" w:rsidRDefault="008879CA" w:rsidP="00826761">
      <w:pPr>
        <w:rPr>
          <w:rFonts w:hint="eastAsia"/>
        </w:rPr>
      </w:pPr>
      <w:r>
        <w:separator/>
      </w:r>
    </w:p>
  </w:endnote>
  <w:endnote w:type="continuationSeparator" w:id="0">
    <w:p w14:paraId="2D7361E8" w14:textId="77777777" w:rsidR="008879CA" w:rsidRDefault="008879CA" w:rsidP="008267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7A751" w14:textId="77777777" w:rsidR="008879CA" w:rsidRDefault="008879CA" w:rsidP="00826761">
      <w:pPr>
        <w:rPr>
          <w:rFonts w:hint="eastAsia"/>
        </w:rPr>
      </w:pPr>
      <w:r>
        <w:separator/>
      </w:r>
    </w:p>
  </w:footnote>
  <w:footnote w:type="continuationSeparator" w:id="0">
    <w:p w14:paraId="4B7F17B6" w14:textId="77777777" w:rsidR="008879CA" w:rsidRDefault="008879CA" w:rsidP="008267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09FF"/>
    <w:multiLevelType w:val="multilevel"/>
    <w:tmpl w:val="615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11F6"/>
    <w:multiLevelType w:val="multilevel"/>
    <w:tmpl w:val="829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F2C15"/>
    <w:multiLevelType w:val="multilevel"/>
    <w:tmpl w:val="D10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2427"/>
    <w:multiLevelType w:val="multilevel"/>
    <w:tmpl w:val="509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03298"/>
    <w:multiLevelType w:val="multilevel"/>
    <w:tmpl w:val="835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93C"/>
    <w:multiLevelType w:val="multilevel"/>
    <w:tmpl w:val="9A9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31EBE"/>
    <w:multiLevelType w:val="multilevel"/>
    <w:tmpl w:val="0DC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203FA"/>
    <w:multiLevelType w:val="multilevel"/>
    <w:tmpl w:val="8C5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7863"/>
    <w:multiLevelType w:val="multilevel"/>
    <w:tmpl w:val="A0BA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E2C9A"/>
    <w:multiLevelType w:val="multilevel"/>
    <w:tmpl w:val="77B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70E1D"/>
    <w:multiLevelType w:val="multilevel"/>
    <w:tmpl w:val="24B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B58D1"/>
    <w:multiLevelType w:val="multilevel"/>
    <w:tmpl w:val="1BA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E2251"/>
    <w:multiLevelType w:val="multilevel"/>
    <w:tmpl w:val="85F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63647"/>
    <w:multiLevelType w:val="multilevel"/>
    <w:tmpl w:val="166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F36B2"/>
    <w:multiLevelType w:val="multilevel"/>
    <w:tmpl w:val="2E4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02502"/>
    <w:multiLevelType w:val="multilevel"/>
    <w:tmpl w:val="FFA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142D4"/>
    <w:multiLevelType w:val="multilevel"/>
    <w:tmpl w:val="F37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52BA0"/>
    <w:multiLevelType w:val="multilevel"/>
    <w:tmpl w:val="A20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662A7"/>
    <w:multiLevelType w:val="multilevel"/>
    <w:tmpl w:val="EB6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F6A19"/>
    <w:multiLevelType w:val="multilevel"/>
    <w:tmpl w:val="FD8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F1CB2"/>
    <w:multiLevelType w:val="multilevel"/>
    <w:tmpl w:val="3C9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14259"/>
    <w:multiLevelType w:val="multilevel"/>
    <w:tmpl w:val="421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D2E39"/>
    <w:multiLevelType w:val="multilevel"/>
    <w:tmpl w:val="0E6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553E3"/>
    <w:multiLevelType w:val="multilevel"/>
    <w:tmpl w:val="EEC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24590"/>
    <w:multiLevelType w:val="multilevel"/>
    <w:tmpl w:val="BF9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A00AC"/>
    <w:multiLevelType w:val="multilevel"/>
    <w:tmpl w:val="0CA6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8628F"/>
    <w:multiLevelType w:val="multilevel"/>
    <w:tmpl w:val="82B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F1786"/>
    <w:multiLevelType w:val="multilevel"/>
    <w:tmpl w:val="40C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47ED0"/>
    <w:multiLevelType w:val="multilevel"/>
    <w:tmpl w:val="964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308BC"/>
    <w:multiLevelType w:val="multilevel"/>
    <w:tmpl w:val="953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77DCD"/>
    <w:multiLevelType w:val="multilevel"/>
    <w:tmpl w:val="DD50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66E62"/>
    <w:multiLevelType w:val="multilevel"/>
    <w:tmpl w:val="038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7728C"/>
    <w:multiLevelType w:val="multilevel"/>
    <w:tmpl w:val="5A9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B6637"/>
    <w:multiLevelType w:val="multilevel"/>
    <w:tmpl w:val="21B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27783">
    <w:abstractNumId w:val="22"/>
  </w:num>
  <w:num w:numId="2" w16cid:durableId="1291399304">
    <w:abstractNumId w:val="0"/>
  </w:num>
  <w:num w:numId="3" w16cid:durableId="1917549419">
    <w:abstractNumId w:val="24"/>
  </w:num>
  <w:num w:numId="4" w16cid:durableId="612713624">
    <w:abstractNumId w:val="1"/>
  </w:num>
  <w:num w:numId="5" w16cid:durableId="191040154">
    <w:abstractNumId w:val="15"/>
  </w:num>
  <w:num w:numId="6" w16cid:durableId="608700186">
    <w:abstractNumId w:val="14"/>
  </w:num>
  <w:num w:numId="7" w16cid:durableId="1542396016">
    <w:abstractNumId w:val="5"/>
  </w:num>
  <w:num w:numId="8" w16cid:durableId="1993290092">
    <w:abstractNumId w:val="33"/>
  </w:num>
  <w:num w:numId="9" w16cid:durableId="1185752776">
    <w:abstractNumId w:val="31"/>
  </w:num>
  <w:num w:numId="10" w16cid:durableId="435490376">
    <w:abstractNumId w:val="13"/>
  </w:num>
  <w:num w:numId="11" w16cid:durableId="738557950">
    <w:abstractNumId w:val="23"/>
  </w:num>
  <w:num w:numId="12" w16cid:durableId="1222903388">
    <w:abstractNumId w:val="2"/>
  </w:num>
  <w:num w:numId="13" w16cid:durableId="1752695829">
    <w:abstractNumId w:val="26"/>
  </w:num>
  <w:num w:numId="14" w16cid:durableId="2039577958">
    <w:abstractNumId w:val="11"/>
  </w:num>
  <w:num w:numId="15" w16cid:durableId="424613529">
    <w:abstractNumId w:val="29"/>
  </w:num>
  <w:num w:numId="16" w16cid:durableId="1978491949">
    <w:abstractNumId w:val="9"/>
  </w:num>
  <w:num w:numId="17" w16cid:durableId="2018967642">
    <w:abstractNumId w:val="27"/>
  </w:num>
  <w:num w:numId="18" w16cid:durableId="358311353">
    <w:abstractNumId w:val="8"/>
  </w:num>
  <w:num w:numId="19" w16cid:durableId="1384715452">
    <w:abstractNumId w:val="19"/>
  </w:num>
  <w:num w:numId="20" w16cid:durableId="178354955">
    <w:abstractNumId w:val="12"/>
  </w:num>
  <w:num w:numId="21" w16cid:durableId="1870071769">
    <w:abstractNumId w:val="16"/>
  </w:num>
  <w:num w:numId="22" w16cid:durableId="1099983504">
    <w:abstractNumId w:val="17"/>
  </w:num>
  <w:num w:numId="23" w16cid:durableId="613365200">
    <w:abstractNumId w:val="28"/>
  </w:num>
  <w:num w:numId="24" w16cid:durableId="901477728">
    <w:abstractNumId w:val="20"/>
  </w:num>
  <w:num w:numId="25" w16cid:durableId="1946036455">
    <w:abstractNumId w:val="18"/>
  </w:num>
  <w:num w:numId="26" w16cid:durableId="607278171">
    <w:abstractNumId w:val="25"/>
  </w:num>
  <w:num w:numId="27" w16cid:durableId="1401445387">
    <w:abstractNumId w:val="32"/>
  </w:num>
  <w:num w:numId="28" w16cid:durableId="175854646">
    <w:abstractNumId w:val="6"/>
  </w:num>
  <w:num w:numId="29" w16cid:durableId="1717730020">
    <w:abstractNumId w:val="21"/>
  </w:num>
  <w:num w:numId="30" w16cid:durableId="383137546">
    <w:abstractNumId w:val="7"/>
  </w:num>
  <w:num w:numId="31" w16cid:durableId="938870783">
    <w:abstractNumId w:val="4"/>
  </w:num>
  <w:num w:numId="32" w16cid:durableId="944923692">
    <w:abstractNumId w:val="30"/>
  </w:num>
  <w:num w:numId="33" w16cid:durableId="1383941655">
    <w:abstractNumId w:val="10"/>
  </w:num>
  <w:num w:numId="34" w16cid:durableId="600182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AB"/>
    <w:rsid w:val="00071BAB"/>
    <w:rsid w:val="000E07F7"/>
    <w:rsid w:val="00826761"/>
    <w:rsid w:val="008879CA"/>
    <w:rsid w:val="00FD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63200"/>
  <w15:chartTrackingRefBased/>
  <w15:docId w15:val="{6A3DCB8A-9041-4380-946B-D16E962A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1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B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B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B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B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B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1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B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B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67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67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67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67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9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6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9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61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6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37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2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43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681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9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7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54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7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52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8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50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34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45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52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6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721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41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16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31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16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5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45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72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2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545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715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4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59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3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7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5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5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6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1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0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2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37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4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83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23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2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65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71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1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02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87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82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79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5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83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37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86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02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6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10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0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8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23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7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0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7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75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82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4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08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6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88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7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9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7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56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3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4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40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96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4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43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4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5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283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3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0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83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0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929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23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9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19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52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8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188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9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75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3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6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6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1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5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97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98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2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3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2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89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04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593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8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2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56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4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0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55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7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28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245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3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8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04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32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2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4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14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34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49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0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36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1133</Words>
  <Characters>1813</Characters>
  <Application>Microsoft Office Word</Application>
  <DocSecurity>0</DocSecurity>
  <Lines>75</Lines>
  <Paragraphs>42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a2897</dc:creator>
  <cp:keywords/>
  <dc:description/>
  <cp:lastModifiedBy>a2897</cp:lastModifiedBy>
  <cp:revision>2</cp:revision>
  <dcterms:created xsi:type="dcterms:W3CDTF">2025-05-07T08:16:00Z</dcterms:created>
  <dcterms:modified xsi:type="dcterms:W3CDTF">2025-05-07T08:19:00Z</dcterms:modified>
</cp:coreProperties>
</file>